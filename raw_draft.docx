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rPr/>
      </w:pPr>
      <w:bookmarkStart w:colFirst="0" w:colLast="0" w:name="_zejq9nae0fhd" w:id="0"/>
      <w:bookmarkEnd w:id="0"/>
      <w:r w:rsidDel="00000000" w:rsidR="00000000" w:rsidRPr="00000000">
        <w:rPr>
          <w:rtl w:val="0"/>
        </w:rPr>
        <w:t xml:space="preserve">The Statistics Handbook</w:t>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t xml:space="preserve">MISC</w:t>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t xml:space="preserve">Datasheet: </w:t>
      </w:r>
      <w:hyperlink r:id="rId7">
        <w:r w:rsidDel="00000000" w:rsidR="00000000" w:rsidRPr="00000000">
          <w:rPr>
            <w:color w:val="1155cc"/>
            <w:u w:val="single"/>
            <w:rtl w:val="0"/>
          </w:rPr>
          <w:t xml:space="preserve">https://docs.google.com/spreadsheets/d/1QZQfAXP-4Zxy3mHXI9Q5HsAUQ4NCZU5AbX_az7w8IKo/edit#gid=1779679046</w:t>
        </w:r>
      </w:hyperlink>
      <w:r w:rsidDel="00000000" w:rsidR="00000000" w:rsidRPr="00000000">
        <w:rPr>
          <w:rtl w:val="0"/>
        </w:rPr>
        <w:t xml:space="preserve"> </w:t>
      </w:r>
    </w:p>
    <w:p w:rsidR="00000000" w:rsidDel="00000000" w:rsidP="00000000" w:rsidRDefault="00000000" w:rsidRPr="00000000" w14:paraId="00000006">
      <w:pPr>
        <w:spacing w:line="276" w:lineRule="auto"/>
        <w:rPr/>
      </w:pP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t xml:space="preserve">TO BE DELETED</w:t>
        <w:br w:type="textWrapping"/>
        <w:br w:type="textWrapping"/>
      </w:r>
      <w:hyperlink r:id="rId8">
        <w:r w:rsidDel="00000000" w:rsidR="00000000" w:rsidRPr="00000000">
          <w:rPr>
            <w:color w:val="1155cc"/>
            <w:u w:val="single"/>
            <w:rtl w:val="0"/>
          </w:rPr>
          <w:t xml:space="preserve">https://docs.google.com/document/d/1GFu31H4RBIG4WY-D7Q0aCdSzuxfOL3Xn21ZGmy3RWZ8/edit#</w:t>
        </w:r>
      </w:hyperlink>
      <w:r w:rsidDel="00000000" w:rsidR="00000000" w:rsidRPr="00000000">
        <w:rPr>
          <w:rtl w:val="0"/>
        </w:rPr>
        <w:t xml:space="preserve"> </w:t>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t xml:space="preserve">LATEX:</w:t>
      </w:r>
    </w:p>
    <w:p w:rsidR="00000000" w:rsidDel="00000000" w:rsidP="00000000" w:rsidRDefault="00000000" w:rsidRPr="00000000" w14:paraId="0000000A">
      <w:pPr>
        <w:spacing w:line="276" w:lineRule="auto"/>
        <w:rPr/>
      </w:pPr>
      <w:hyperlink r:id="rId9">
        <w:r w:rsidDel="00000000" w:rsidR="00000000" w:rsidRPr="00000000">
          <w:rPr>
            <w:color w:val="1155cc"/>
            <w:u w:val="single"/>
            <w:rtl w:val="0"/>
          </w:rPr>
          <w:t xml:space="preserve">https://www.overleaf.com/learn/latex/Learn_LaTeX_in_30_minutes</w:t>
        </w:r>
      </w:hyperlink>
      <w:r w:rsidDel="00000000" w:rsidR="00000000" w:rsidRPr="00000000">
        <w:rPr>
          <w:rtl w:val="0"/>
        </w:rPr>
        <w:t xml:space="preserve"> </w:t>
      </w:r>
    </w:p>
    <w:p w:rsidR="00000000" w:rsidDel="00000000" w:rsidP="00000000" w:rsidRDefault="00000000" w:rsidRPr="00000000" w14:paraId="0000000B">
      <w:pPr>
        <w:spacing w:line="276" w:lineRule="auto"/>
        <w:rPr/>
      </w:pPr>
      <w:r w:rsidDel="00000000" w:rsidR="00000000" w:rsidRPr="00000000">
        <w:rPr>
          <w:rtl w:val="0"/>
        </w:rPr>
      </w:r>
    </w:p>
    <w:p w:rsidR="00000000" w:rsidDel="00000000" w:rsidP="00000000" w:rsidRDefault="00000000" w:rsidRPr="00000000" w14:paraId="0000000C">
      <w:pPr>
        <w:spacing w:line="276" w:lineRule="auto"/>
        <w:rPr/>
      </w:pPr>
      <w:hyperlink r:id="rId10">
        <w:r w:rsidDel="00000000" w:rsidR="00000000" w:rsidRPr="00000000">
          <w:rPr>
            <w:color w:val="1155cc"/>
            <w:u w:val="single"/>
            <w:rtl w:val="0"/>
          </w:rPr>
          <w:t xml:space="preserve">https://www.learnlatex.org/en/</w:t>
        </w:r>
      </w:hyperlink>
      <w:r w:rsidDel="00000000" w:rsidR="00000000" w:rsidRPr="00000000">
        <w:rPr>
          <w:rtl w:val="0"/>
        </w:rPr>
        <w:t xml:space="preserve"> </w:t>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hyperlink r:id="rId11">
        <w:r w:rsidDel="00000000" w:rsidR="00000000" w:rsidRPr="00000000">
          <w:rPr>
            <w:color w:val="1155cc"/>
            <w:u w:val="single"/>
            <w:rtl w:val="0"/>
          </w:rPr>
          <w:t xml:space="preserve">https://nasa.github.io/nasa-latex-docs/html/examples/section.html</w:t>
        </w:r>
      </w:hyperlink>
      <w:r w:rsidDel="00000000" w:rsidR="00000000" w:rsidRPr="00000000">
        <w:rPr>
          <w:rtl w:val="0"/>
        </w:rPr>
        <w:t xml:space="preserve"> </w:t>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hyperlink r:id="rId12">
        <w:r w:rsidDel="00000000" w:rsidR="00000000" w:rsidRPr="00000000">
          <w:rPr>
            <w:color w:val="1155cc"/>
            <w:u w:val="single"/>
            <w:rtl w:val="0"/>
          </w:rPr>
          <w:t xml:space="preserve">https://www.overleaf.com/latex/examples/statistics-formula-sheet/kvttpvjhrznh</w:t>
        </w:r>
      </w:hyperlink>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spacing w:line="276" w:lineRule="auto"/>
        <w:rPr/>
      </w:pPr>
      <w:hyperlink r:id="rId13">
        <w:r w:rsidDel="00000000" w:rsidR="00000000" w:rsidRPr="00000000">
          <w:rPr>
            <w:color w:val="1155cc"/>
            <w:u w:val="single"/>
            <w:rtl w:val="0"/>
          </w:rPr>
          <w:t xml:space="preserve">https://www.malinc.se/math/latex/basiccodeen.php</w:t>
        </w:r>
      </w:hyperlink>
      <w:r w:rsidDel="00000000" w:rsidR="00000000" w:rsidRPr="00000000">
        <w:rPr>
          <w:rtl w:val="0"/>
        </w:rPr>
        <w:t xml:space="preserve"> </w:t>
      </w:r>
    </w:p>
    <w:p w:rsidR="00000000" w:rsidDel="00000000" w:rsidP="00000000" w:rsidRDefault="00000000" w:rsidRPr="00000000" w14:paraId="00000013">
      <w:pPr>
        <w:spacing w:line="276" w:lineRule="auto"/>
        <w:rPr/>
      </w:pPr>
      <w:r w:rsidDel="00000000" w:rsidR="00000000" w:rsidRPr="00000000">
        <w:rPr>
          <w:rtl w:val="0"/>
        </w:rPr>
      </w:r>
    </w:p>
    <w:p w:rsidR="00000000" w:rsidDel="00000000" w:rsidP="00000000" w:rsidRDefault="00000000" w:rsidRPr="00000000" w14:paraId="00000014">
      <w:pPr>
        <w:spacing w:line="276" w:lineRule="auto"/>
        <w:rPr/>
      </w:pPr>
      <w:hyperlink r:id="rId14">
        <w:r w:rsidDel="00000000" w:rsidR="00000000" w:rsidRPr="00000000">
          <w:rPr>
            <w:color w:val="1155cc"/>
            <w:u w:val="single"/>
            <w:rtl w:val="0"/>
          </w:rPr>
          <w:t xml:space="preserve">https://www.overleaf.com/learn/latex/List_of_Greek_letters_and_math_symbols</w:t>
        </w:r>
      </w:hyperlink>
      <w:r w:rsidDel="00000000" w:rsidR="00000000" w:rsidRPr="00000000">
        <w:rPr>
          <w:rtl w:val="0"/>
        </w:rPr>
        <w:t xml:space="preserve"> </w:t>
      </w:r>
    </w:p>
    <w:p w:rsidR="00000000" w:rsidDel="00000000" w:rsidP="00000000" w:rsidRDefault="00000000" w:rsidRPr="00000000" w14:paraId="00000015">
      <w:pPr>
        <w:spacing w:line="276" w:lineRule="auto"/>
        <w:rPr/>
      </w:pPr>
      <w:r w:rsidDel="00000000" w:rsidR="00000000" w:rsidRPr="00000000">
        <w:rPr>
          <w:rtl w:val="0"/>
        </w:rPr>
      </w:r>
    </w:p>
    <w:p w:rsidR="00000000" w:rsidDel="00000000" w:rsidP="00000000" w:rsidRDefault="00000000" w:rsidRPr="00000000" w14:paraId="00000016">
      <w:pPr>
        <w:spacing w:line="276" w:lineRule="auto"/>
        <w:rPr/>
      </w:pPr>
      <w:hyperlink r:id="rId15">
        <w:r w:rsidDel="00000000" w:rsidR="00000000" w:rsidRPr="00000000">
          <w:rPr>
            <w:color w:val="1155cc"/>
            <w:u w:val="single"/>
            <w:rtl w:val="0"/>
          </w:rPr>
          <w:t xml:space="preserve">https://oeis.org/wiki/List_of_LaTeX_mathematical_symbols</w:t>
        </w:r>
      </w:hyperlink>
      <w:r w:rsidDel="00000000" w:rsidR="00000000" w:rsidRPr="00000000">
        <w:rPr>
          <w:rtl w:val="0"/>
        </w:rPr>
        <w:t xml:space="preserve"> </w:t>
      </w:r>
    </w:p>
    <w:p w:rsidR="00000000" w:rsidDel="00000000" w:rsidP="00000000" w:rsidRDefault="00000000" w:rsidRPr="00000000" w14:paraId="00000017">
      <w:pPr>
        <w:spacing w:line="276" w:lineRule="auto"/>
        <w:rPr/>
      </w:pPr>
      <w:r w:rsidDel="00000000" w:rsidR="00000000" w:rsidRPr="00000000">
        <w:rPr>
          <w:rtl w:val="0"/>
        </w:rPr>
      </w:r>
    </w:p>
    <w:p w:rsidR="00000000" w:rsidDel="00000000" w:rsidP="00000000" w:rsidRDefault="00000000" w:rsidRPr="00000000" w14:paraId="00000018">
      <w:pPr>
        <w:spacing w:line="276" w:lineRule="auto"/>
        <w:rPr/>
      </w:pPr>
      <w:hyperlink r:id="rId16">
        <w:r w:rsidDel="00000000" w:rsidR="00000000" w:rsidRPr="00000000">
          <w:rPr>
            <w:color w:val="1155cc"/>
            <w:u w:val="single"/>
            <w:rtl w:val="0"/>
          </w:rPr>
          <w:t xml:space="preserve">https://www.papeeria.com/p/d32d16231aed3352be950486d4d68d80?withLastOpenedFile=true#/main.tex</w:t>
        </w:r>
      </w:hyperlink>
      <w:r w:rsidDel="00000000" w:rsidR="00000000" w:rsidRPr="00000000">
        <w:rPr>
          <w:rtl w:val="0"/>
        </w:rPr>
        <w:t xml:space="preserve"> </w:t>
      </w:r>
    </w:p>
    <w:p w:rsidR="00000000" w:rsidDel="00000000" w:rsidP="00000000" w:rsidRDefault="00000000" w:rsidRPr="00000000" w14:paraId="00000019">
      <w:pPr>
        <w:spacing w:line="276" w:lineRule="auto"/>
        <w:rPr/>
      </w:pPr>
      <w:r w:rsidDel="00000000" w:rsidR="00000000" w:rsidRPr="00000000">
        <w:rPr>
          <w:rtl w:val="0"/>
        </w:rPr>
      </w:r>
    </w:p>
    <w:p w:rsidR="00000000" w:rsidDel="00000000" w:rsidP="00000000" w:rsidRDefault="00000000" w:rsidRPr="00000000" w14:paraId="0000001A">
      <w:pPr>
        <w:spacing w:line="276" w:lineRule="auto"/>
        <w:rPr/>
      </w:pPr>
      <w:r w:rsidDel="00000000" w:rsidR="00000000" w:rsidRPr="00000000">
        <w:rPr>
          <w:rtl w:val="0"/>
        </w:rPr>
      </w:r>
    </w:p>
    <w:p w:rsidR="00000000" w:rsidDel="00000000" w:rsidP="00000000" w:rsidRDefault="00000000" w:rsidRPr="00000000" w14:paraId="0000001B">
      <w:pPr>
        <w:spacing w:line="276"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xxcepo8mcgw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Scope of this handbook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_xxcepo8mcgw8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55lifxinwb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Core Concepts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_q55lifxinwb4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zhqgxhpypt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Let’s start from a question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_5zhqgxhpypt2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zu2iap0dpr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Property and type of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_fzu2iap0dprf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3vfqg9d8t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Random Variable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_a3vfqg9d8trm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mzu30r55q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Continuous vs Discrete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_pmzu30r55qvo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b6zdn20svc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Nominal vs Ordinal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_ob6zdn20svci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uicf4oyzz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Structured vs Unstructured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_uuicf4oyzzhv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zs2rbpaf7u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Statistical Variables and their properties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_9zs2rbpaf7uo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n2qcz6rwqc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Qualitative statistical variables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_qn2qcz6rwqc2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6wmc7x93i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Quantitative statistical variables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_b6wmc7x93ilm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5uyz0wilnt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Parametric vs Nonparametric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_u5uyz0wilnt3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ylkx3y7cfm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Homoscedasticity vs Heteroscedasticity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_gylkx3y7cfmz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1ftg58gapq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Population vs Sample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_81ftg58gapqr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8xqlul0cg0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Parameters vs Statistics vs Hyperparameters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_28xqlul0cg0n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xwardpejd2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Descriptive and inferential statistics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_pxwardpejd2j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ba39cvbjy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Binomial Coefficient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_eba39cvbjyn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3qndk8ghje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Binomial Distribution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_a3qndk8ghjen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mc92yw26am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Measurement of Central Tendency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_tmc92yw26amt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a757b1r70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to use mean, median and mode?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_aa757b1r701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sl3h3i1nah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Hat symbols over variables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_5sl3h3i1nahf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4lcvdfnbxe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Measurement of Dispersion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_b4lcvdfnbxen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xkb7z3g5zv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_rxkb7z3g5zv7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rq3h250p0k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Standard Deviation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_7rq3h250p0kc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ap1wg7b91m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Bessel’s Correction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_xap1wg7b91md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bsrqikwr2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Quartiles and IQR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_hbsrqikwr21f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ujzkkizksa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Visualizing Data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_1ujzkkizksas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e7c9lop5j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Scatter Plot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_6e7c9lop5jq3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bcy1docj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Linear Regression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_26bcy1docjqh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rdve0p06j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Line Plot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_drdve0p06jt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ezb5bfxed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Ogive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_vezb5bfxedd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ln5okoni5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Histograms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_cln5okoni5xb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p07uci6bpk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 Plots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_mp07uci6bpk8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ewr5kbi13l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Box and whisker vs candlestick chart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_vewr5kbi13ln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wc1bpopvo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Violin Plot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_8wc1bpopvo27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udlqlt6eza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KDE Plot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_budlqlt6ezab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6y3r9a1jo2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Combinatorics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_n6y3r9a1jo2w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jbqxman8k6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Factorials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_qjbqxman8k6q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66ph5mbeh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Properties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_c66ph5mbehvd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1lesogrkz8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Factorials and 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_h1lesogrkz8m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y8tdoj8rxg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Permutations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_ey8tdoj8rxgj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xsu978bakh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Combinations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_cxsu978bakhb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majjmg3coh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Dispositions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_7majjmg3coha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sa9qeuad5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Permutations vs Combinations with or without repeats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_1psa9qeuad5k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zulniv6cl6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to use permutations, combinations or dispositions?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_8zulniv6cl6p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6puvoppr5t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Probability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_l6puvoppr5tc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3fousbivnr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_j3fousbivnrc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jhxk3yc6hb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Simple Probability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_8jhxk3yc6hbd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7hq0sw00ld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Experimental and Expected probability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_f7hq0sw00ld6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xs6b8cjod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Law of Large Numbers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_3xs6b8cjodo2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m9ke8yrn8n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Addition Rule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_2m9ke8yrn8nd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t4tp2f0u7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Fundamental rule for addition or product in probability calculation: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_2t4tp2f0u7e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vxfzw4qavu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Conditional probability for Independent and Dependent events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_dvxfzw4qavua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jy1j1qnlgy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Bayes Theorem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_wjy1j1qnlgyj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vn06wuh7qg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Tree Diagrams and Bayes’ Theorem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_4vn06wuh7qg1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h7v0nitff8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Discrete Probability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_jh7v0nitff86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4ni4efuyxv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Discrete variable vs continuous variable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_p4ni4efuyxv0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8hlki36fxh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Discrete vs continuous probability distribution examples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_o8hlki36fxh3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cjctacd761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Transforming Random Variables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_7cjctacd7611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tcyfeg4cve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Linear Combinations of Random Variables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_ytcyfeg4cve0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vfxv82x37a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Fair Game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_yvfxv82x37aa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njhrwpqcb1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Joint Distribution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_3njhrwpqcb15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42mpi4h4p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Covariance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_a42mpi4h4phv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zrnz39nkl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Correlation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_jzrnz39nkl1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rvb1aespc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Pearson correlation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_wrvb1aespcgb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nttlcnmd5c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a sample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_4nttlcnmd5ce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2tvsu9j25o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Kendall rank correlation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_d2tvsu9j25oi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t2u3re6pz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Spearman rank correlation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_4t2u3re6pz00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ao39kklwro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Point-biserial correlation coefficient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_uao39kklwrog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ihaam2rv0y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Distribution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_nihaam2rv0yi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j1fg2dxl75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Probability Mass Function (PMF)</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_9j1fg2dxl75e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hkiw07s28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Discrete uniform distribution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_7hkiw07s28ng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at4g6y8ufd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Probability Density Function (PDF)</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_1at4g6y8ufdh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6cdxdbkq8f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Continuous uniform distribution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_u6cdxdbkq8fw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r5nq7z99gd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Cumulative Distribution Functions (CDF)</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_5r5nq7z99gde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vpgjrlzjvp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Discrete CDF</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_qvpgjrlzjvp6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56mw7q8mmk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Continuous CDF</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_s56mw7q8mmka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qydi22fso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Binomial Distribution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_kqydi22fsoqe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scxzci50xr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Bernoulli Distribution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_tscxzci50xrd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aklu3m1su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Poisson Distribution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_kaklu3m1suak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pth3qp7lzq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Normal Distribution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_mpth3qp7lzqa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mii53qi13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Z-Score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_hemii53qi13h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ww7powbobk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Z-Tables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_lww7powbobkj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mp3578d6k7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Normality test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_tmp3578d6k7y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8ojftp5v2e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Mean, Variance and Standard Deviation for normal distribution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_a8ojftp5v2ex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mzg9n2r2wi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Skewed Distribution (Skewness)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_jmzg9n2r2wi0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xuqdwodevi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Kurtosis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_gxuqdwodevid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xdyet94z31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Standard Normal Distribution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_jxdyet94z31i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tf4wd2npiv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Sampling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_ktf4wd2npivi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saa4vxz11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Sampling Methodologies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_2ssaa4vxz11t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734q1qeqrw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Simple Random Sample (SRS)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_4734q1qeqrwh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ytjdg5ru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Systematic Random Sample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_wytjdg5ruzr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unclcyvnzj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Stratified Random Sample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_qunclcyvnzj8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2apcx5yg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Clustered Random Sample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_he2apcx5yg5n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90v6b2l4ei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Central Limit Theorem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_h90v6b2l4eig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ikpimxcgvy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Sampling Distribution of the Sample Mean (SDSM)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_xikpimxcgvyl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uhsrdcoo3w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More on mean of the sampling being equal to the mean of the population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_euhsrdcoo3w6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77ouk3bo6c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Finite Population Correction Factor (FPC)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_q77ouk3bo6cz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wb2y0l1g8c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Student's T-Distribution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_cwb2y0l1g8ck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eqedfxopfk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Degrees of freedom (DF)</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_ieqedfxopfkr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0ubmuxlyvj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T-Score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_20ubmuxlyvju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47xiq8if88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“Student Distribution”?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_i47xiq8if881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xbr9txd8sx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to use Z or T distribution?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_fxbr9txd8sx3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tsnzwsh3t5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Confidence interval for the mean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_9tsnzwsh3t5e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c6k5e6b6h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Point Estimation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_7c6k5e6b6h55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364lf7e8zd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Interval estimation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_t364lf7e8zdu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3izi2j07sr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Confidence interval (CI)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_d3izi2j07srj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j501tlus6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Confidence Level (CL)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_9j501tlus6cf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jwt43j75xw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Confidence interval and Z-scores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_gjwt43j75xwn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90tc5nkkdx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Hypothesis Testing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_n90tc5nkkdxt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119k42y7y5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Null &amp; Alternative Hypothesis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_l119k42y7y5h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72it23atdr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Type I and Type II Errors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_372it23atdru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75l7x8j08v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Trade-off between Type I and Type II errors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_q75l7x8j08vt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zadinv93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Statistics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_tyzadinv93l4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tana98or5u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Two-Tailed and One-Tailed Tests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_otana98or5u0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vcctxov9x3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P-Value and Critical Value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_bvcctxov9x30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j2xsq6gmch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 Testing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_bj2xsq6gmchi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30ynlhcfv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Regression Analysis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_630ynlhcfvm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u6duwt76j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Ordinary Least Squares (OLS)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_7u6duwt76jcb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m8tdi1vdx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Correlation Coefficient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_sm8tdi1vdxjb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c1a983ypm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Line Fitting and Residuals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_y1c1a983ypmw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0vvcateu1d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Linear Regression Trendlines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_g0vvcateu1dx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32bzeb7m2s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Regression model evaluation metrics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_t32bzeb7m2s6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hkj04e4ir5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Chi-Square Test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_6hkj04e4ir5t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0eawc1lee6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Analysis of Variance (ANOVA)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_x0eawc1lee6q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jk15lwhpea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License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_8jk15lwhpea1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8mp9u4z5bj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Source Code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_u8mp9u4z5bja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025.511811023624"/>
            </w:tabs>
            <w:spacing w:before="200" w:line="240" w:lineRule="auto"/>
            <w:ind w:left="0" w:firstLine="0"/>
            <w:rPr/>
          </w:pPr>
          <w:hyperlink w:anchor="_m168hv2w9ylv">
            <w:r w:rsidDel="00000000" w:rsidR="00000000" w:rsidRPr="00000000">
              <w:rPr>
                <w:b w:val="1"/>
                <w:rtl w:val="0"/>
              </w:rPr>
              <w:t xml:space="preserve">Bibliography &amp; Sources</w:t>
            </w:r>
          </w:hyperlink>
          <w:r w:rsidDel="00000000" w:rsidR="00000000" w:rsidRPr="00000000">
            <w:rPr>
              <w:b w:val="1"/>
              <w:rtl w:val="0"/>
            </w:rPr>
            <w:tab/>
          </w:r>
          <w:r w:rsidDel="00000000" w:rsidR="00000000" w:rsidRPr="00000000">
            <w:fldChar w:fldCharType="begin"/>
            <w:instrText xml:space="preserve"> PAGEREF _m168hv2w9ylv \h </w:instrText>
            <w:fldChar w:fldCharType="separate"/>
          </w:r>
          <w:r w:rsidDel="00000000" w:rsidR="00000000" w:rsidRPr="00000000">
            <w:rPr>
              <w:b w:val="1"/>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d656xwmtl3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Acknowledgement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_vd656xwmtl33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D">
      <w:pPr>
        <w:pStyle w:val="Heading1"/>
        <w:spacing w:line="276" w:lineRule="auto"/>
        <w:rPr/>
      </w:pPr>
      <w:bookmarkStart w:colFirst="0" w:colLast="0" w:name="_gtvuq8myzs2i" w:id="1"/>
      <w:bookmarkEnd w:id="1"/>
      <w:r w:rsidDel="00000000" w:rsidR="00000000" w:rsidRPr="00000000">
        <w:rPr>
          <w:rtl w:val="0"/>
        </w:rPr>
      </w:r>
    </w:p>
    <w:p w:rsidR="00000000" w:rsidDel="00000000" w:rsidP="00000000" w:rsidRDefault="00000000" w:rsidRPr="00000000" w14:paraId="0000009E">
      <w:pPr>
        <w:pStyle w:val="Heading1"/>
        <w:spacing w:line="276" w:lineRule="auto"/>
        <w:rPr/>
      </w:pPr>
      <w:bookmarkStart w:colFirst="0" w:colLast="0" w:name="_jl8xqgogsqlr" w:id="2"/>
      <w:bookmarkEnd w:id="2"/>
      <w:r w:rsidDel="00000000" w:rsidR="00000000" w:rsidRPr="00000000">
        <w:rPr>
          <w:rtl w:val="0"/>
        </w:rPr>
      </w:r>
    </w:p>
    <w:p w:rsidR="00000000" w:rsidDel="00000000" w:rsidP="00000000" w:rsidRDefault="00000000" w:rsidRPr="00000000" w14:paraId="0000009F">
      <w:pPr>
        <w:pStyle w:val="Heading1"/>
        <w:spacing w:line="276" w:lineRule="auto"/>
        <w:rPr/>
      </w:pPr>
      <w:bookmarkStart w:colFirst="0" w:colLast="0" w:name="_7xsj6sty7l5" w:id="3"/>
      <w:bookmarkEnd w:id="3"/>
      <w:r w:rsidDel="00000000" w:rsidR="00000000" w:rsidRPr="00000000">
        <w:rPr>
          <w:rtl w:val="0"/>
        </w:rPr>
      </w:r>
    </w:p>
    <w:p w:rsidR="00000000" w:rsidDel="00000000" w:rsidP="00000000" w:rsidRDefault="00000000" w:rsidRPr="00000000" w14:paraId="000000A0">
      <w:pPr>
        <w:pStyle w:val="Heading1"/>
        <w:spacing w:line="276" w:lineRule="auto"/>
        <w:rPr/>
      </w:pPr>
      <w:bookmarkStart w:colFirst="0" w:colLast="0" w:name="_rb06l85f7oes" w:id="4"/>
      <w:bookmarkEnd w:id="4"/>
      <w:r w:rsidDel="00000000" w:rsidR="00000000" w:rsidRPr="00000000">
        <w:rPr>
          <w:rtl w:val="0"/>
        </w:rPr>
      </w:r>
    </w:p>
    <w:p w:rsidR="00000000" w:rsidDel="00000000" w:rsidP="00000000" w:rsidRDefault="00000000" w:rsidRPr="00000000" w14:paraId="000000A1">
      <w:pPr>
        <w:pStyle w:val="Heading1"/>
        <w:spacing w:line="276" w:lineRule="auto"/>
        <w:rPr/>
      </w:pPr>
      <w:bookmarkStart w:colFirst="0" w:colLast="0" w:name="_k8hli678yp30" w:id="5"/>
      <w:bookmarkEnd w:id="5"/>
      <w:r w:rsidDel="00000000" w:rsidR="00000000" w:rsidRPr="00000000">
        <w:rPr>
          <w:rtl w:val="0"/>
        </w:rPr>
      </w:r>
    </w:p>
    <w:p w:rsidR="00000000" w:rsidDel="00000000" w:rsidP="00000000" w:rsidRDefault="00000000" w:rsidRPr="00000000" w14:paraId="000000A2">
      <w:pPr>
        <w:pStyle w:val="Heading1"/>
        <w:spacing w:line="276" w:lineRule="auto"/>
        <w:rPr/>
      </w:pPr>
      <w:bookmarkStart w:colFirst="0" w:colLast="0" w:name="_t27hderxsu46" w:id="6"/>
      <w:bookmarkEnd w:id="6"/>
      <w:r w:rsidDel="00000000" w:rsidR="00000000" w:rsidRPr="00000000">
        <w:rPr>
          <w:rtl w:val="0"/>
        </w:rPr>
      </w:r>
    </w:p>
    <w:p w:rsidR="00000000" w:rsidDel="00000000" w:rsidP="00000000" w:rsidRDefault="00000000" w:rsidRPr="00000000" w14:paraId="000000A3">
      <w:pPr>
        <w:pStyle w:val="Heading1"/>
        <w:spacing w:line="276" w:lineRule="auto"/>
        <w:rPr/>
      </w:pPr>
      <w:bookmarkStart w:colFirst="0" w:colLast="0" w:name="_8rj702agabxj" w:id="7"/>
      <w:bookmarkEnd w:id="7"/>
      <w:r w:rsidDel="00000000" w:rsidR="00000000" w:rsidRPr="00000000">
        <w:rPr>
          <w:rtl w:val="0"/>
        </w:rPr>
      </w:r>
    </w:p>
    <w:p w:rsidR="00000000" w:rsidDel="00000000" w:rsidP="00000000" w:rsidRDefault="00000000" w:rsidRPr="00000000" w14:paraId="000000A4">
      <w:pPr>
        <w:pStyle w:val="Heading1"/>
        <w:spacing w:line="276" w:lineRule="auto"/>
        <w:rPr/>
      </w:pPr>
      <w:bookmarkStart w:colFirst="0" w:colLast="0" w:name="_to1xiwzcgch" w:id="8"/>
      <w:bookmarkEnd w:id="8"/>
      <w:r w:rsidDel="00000000" w:rsidR="00000000" w:rsidRPr="00000000">
        <w:rPr>
          <w:rtl w:val="0"/>
        </w:rPr>
      </w:r>
    </w:p>
    <w:p w:rsidR="00000000" w:rsidDel="00000000" w:rsidP="00000000" w:rsidRDefault="00000000" w:rsidRPr="00000000" w14:paraId="000000A5">
      <w:pPr>
        <w:pStyle w:val="Heading1"/>
        <w:spacing w:line="276" w:lineRule="auto"/>
        <w:rPr/>
      </w:pPr>
      <w:bookmarkStart w:colFirst="0" w:colLast="0" w:name="_10ccc3t1yamv" w:id="9"/>
      <w:bookmarkEnd w:id="9"/>
      <w:r w:rsidDel="00000000" w:rsidR="00000000" w:rsidRPr="00000000">
        <w:rPr>
          <w:rtl w:val="0"/>
        </w:rPr>
      </w:r>
    </w:p>
    <w:p w:rsidR="00000000" w:rsidDel="00000000" w:rsidP="00000000" w:rsidRDefault="00000000" w:rsidRPr="00000000" w14:paraId="000000A6">
      <w:pPr>
        <w:pStyle w:val="Heading1"/>
        <w:spacing w:line="276" w:lineRule="auto"/>
        <w:rPr/>
      </w:pPr>
      <w:bookmarkStart w:colFirst="0" w:colLast="0" w:name="_z37ut4hq5i6v" w:id="10"/>
      <w:bookmarkEnd w:id="10"/>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1"/>
        <w:rPr/>
      </w:pPr>
      <w:bookmarkStart w:colFirst="0" w:colLast="0" w:name="_xxcepo8mcgw8" w:id="11"/>
      <w:bookmarkEnd w:id="11"/>
      <w:r w:rsidDel="00000000" w:rsidR="00000000" w:rsidRPr="00000000">
        <w:rPr>
          <w:rtl w:val="0"/>
        </w:rPr>
        <w:t xml:space="preserve">Scope of this handbook</w:t>
      </w:r>
    </w:p>
    <w:p w:rsidR="00000000" w:rsidDel="00000000" w:rsidP="00000000" w:rsidRDefault="00000000" w:rsidRPr="00000000" w14:paraId="000000AD">
      <w:pPr>
        <w:rPr/>
      </w:pPr>
      <w:r w:rsidDel="00000000" w:rsidR="00000000" w:rsidRPr="00000000">
        <w:rPr>
          <w:rtl w:val="0"/>
        </w:rPr>
        <w:t xml:space="preserve">We are used to talking generally about mathematical skills, thinking perhaps of derivatives, integrals, theorems, and graphs of functions.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Often we do that in an abstract way, as if they were certainly logical elements, but with just specific applications. Instead, we forget that not only are mathematical elements present in every single action, but that quantitative sciences are components of everyday life.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Specifically, I believe that statistics is among all the mathematical sciences the most fascinating because of the vastness and incredible opportunities for its application.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Every decision we make can be traced back to statistical phenomena, either innate (such as fear of the dark, because in the dark increases the likelihood of dangerous animals) or conscious (today I think it's likely to rain, so I'll take my umbrella).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On the other hand, approaching even basic statistical calculations (e.g., the infamous probability of winning the lottery) requires nontrivial skills in order to apply concepts and formulas that are not always complex but certainly have dissimilar results if used thoughtlessly. I claim for certain that worse than the lack of mathematical thinking is the misuse of mathematical thinking. This paper of mine is also in fact intended to combat my limitations through study and applications. </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In this handbook, I wanted to create a path from the basics, including terminology (often one of the main obstacles for the laymen approaching the subject), to formulations of hypotheses, validations, and verification of formulas.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The path was constructed by consulting a large number of sources, cited in the appendix, and during long months of study and in-depth proof of the results and evidence, precisely because first and foremost I wanted to verify my own expertise, even before, of course, I could write about it.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Before releasing this publication, which is distributed under a Creative Common and Free Culture license, I asked for a check from eminent acquaintances with important academic and working backgrounds. I would like to endlessly thank all of them (their names can be found in the appropriate section). Nevertheless, I am staying receptive to additions, insights and corrections, taking full responsibility for any shortcomings and errors, certainly reported in good faith.</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Happy reading! </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Carlo, 4th of January 2023.</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1"/>
        <w:spacing w:line="276" w:lineRule="auto"/>
        <w:rPr/>
      </w:pPr>
      <w:bookmarkStart w:colFirst="0" w:colLast="0" w:name="_q55lifxinwb4" w:id="12"/>
      <w:bookmarkEnd w:id="12"/>
      <w:r w:rsidDel="00000000" w:rsidR="00000000" w:rsidRPr="00000000">
        <w:rPr>
          <w:rtl w:val="0"/>
        </w:rPr>
        <w:t xml:space="preserve">Core Concepts</w:t>
      </w:r>
    </w:p>
    <w:p w:rsidR="00000000" w:rsidDel="00000000" w:rsidP="00000000" w:rsidRDefault="00000000" w:rsidRPr="00000000" w14:paraId="000000C2">
      <w:pPr>
        <w:spacing w:line="276" w:lineRule="auto"/>
        <w:rPr/>
      </w:pPr>
      <w:r w:rsidDel="00000000" w:rsidR="00000000" w:rsidRPr="00000000">
        <w:rPr>
          <w:rtl w:val="0"/>
        </w:rPr>
      </w:r>
    </w:p>
    <w:p w:rsidR="00000000" w:rsidDel="00000000" w:rsidP="00000000" w:rsidRDefault="00000000" w:rsidRPr="00000000" w14:paraId="000000C3">
      <w:pPr>
        <w:pStyle w:val="Heading2"/>
        <w:rPr/>
      </w:pPr>
      <w:bookmarkStart w:colFirst="0" w:colLast="0" w:name="_5zhqgxhpypt2" w:id="13"/>
      <w:bookmarkEnd w:id="13"/>
      <w:r w:rsidDel="00000000" w:rsidR="00000000" w:rsidRPr="00000000">
        <w:rPr>
          <w:rtl w:val="0"/>
        </w:rPr>
        <w:t xml:space="preserve">Let’s start from a question</w:t>
      </w:r>
    </w:p>
    <w:p w:rsidR="00000000" w:rsidDel="00000000" w:rsidP="00000000" w:rsidRDefault="00000000" w:rsidRPr="00000000" w14:paraId="000000C4">
      <w:pPr>
        <w:spacing w:line="276" w:lineRule="auto"/>
        <w:rPr/>
      </w:pPr>
      <w:r w:rsidDel="00000000" w:rsidR="00000000" w:rsidRPr="00000000">
        <w:rPr>
          <w:rtl w:val="0"/>
        </w:rPr>
        <w:t xml:space="preserve">“What is data?” </w:t>
      </w:r>
    </w:p>
    <w:p w:rsidR="00000000" w:rsidDel="00000000" w:rsidP="00000000" w:rsidRDefault="00000000" w:rsidRPr="00000000" w14:paraId="000000C5">
      <w:pPr>
        <w:spacing w:line="276" w:lineRule="auto"/>
        <w:rPr/>
      </w:pPr>
      <w:r w:rsidDel="00000000" w:rsidR="00000000" w:rsidRPr="00000000">
        <w:rPr>
          <w:rtl w:val="0"/>
        </w:rPr>
      </w:r>
    </w:p>
    <w:p w:rsidR="00000000" w:rsidDel="00000000" w:rsidP="00000000" w:rsidRDefault="00000000" w:rsidRPr="00000000" w14:paraId="000000C6">
      <w:pPr>
        <w:spacing w:line="276" w:lineRule="auto"/>
        <w:rPr/>
      </w:pPr>
      <w:r w:rsidDel="00000000" w:rsidR="00000000" w:rsidRPr="00000000">
        <w:rPr>
          <w:rtl w:val="0"/>
        </w:rPr>
        <w:t xml:space="preserve">Data are collected observations and information about a given phenomenon. </w:t>
      </w:r>
    </w:p>
    <w:p w:rsidR="00000000" w:rsidDel="00000000" w:rsidP="00000000" w:rsidRDefault="00000000" w:rsidRPr="00000000" w14:paraId="000000C7">
      <w:pPr>
        <w:spacing w:line="276" w:lineRule="auto"/>
        <w:rPr/>
      </w:pPr>
      <w:r w:rsidDel="00000000" w:rsidR="00000000" w:rsidRPr="00000000">
        <w:rPr>
          <w:rtl w:val="0"/>
        </w:rPr>
      </w:r>
    </w:p>
    <w:p w:rsidR="00000000" w:rsidDel="00000000" w:rsidP="00000000" w:rsidRDefault="00000000" w:rsidRPr="00000000" w14:paraId="000000C8">
      <w:pPr>
        <w:spacing w:line="276" w:lineRule="auto"/>
        <w:rPr/>
      </w:pPr>
      <w:r w:rsidDel="00000000" w:rsidR="00000000" w:rsidRPr="00000000">
        <w:rPr>
          <w:rtl w:val="0"/>
        </w:rPr>
        <w:t xml:space="preserve">“What is statistics?”</w:t>
        <w:br w:type="textWrapping"/>
        <w:br w:type="textWrapping"/>
        <w:t xml:space="preserve">Statistics Is the discipline that concerns the collection, organization, analysis, interpretation, and presentation of data.</w:t>
      </w:r>
    </w:p>
    <w:p w:rsidR="00000000" w:rsidDel="00000000" w:rsidP="00000000" w:rsidRDefault="00000000" w:rsidRPr="00000000" w14:paraId="000000C9">
      <w:pPr>
        <w:spacing w:line="276" w:lineRule="auto"/>
        <w:rPr/>
      </w:pPr>
      <w:r w:rsidDel="00000000" w:rsidR="00000000" w:rsidRPr="00000000">
        <w:rPr>
          <w:rtl w:val="0"/>
        </w:rPr>
      </w:r>
    </w:p>
    <w:p w:rsidR="00000000" w:rsidDel="00000000" w:rsidP="00000000" w:rsidRDefault="00000000" w:rsidRPr="00000000" w14:paraId="000000CA">
      <w:pPr>
        <w:spacing w:line="276" w:lineRule="auto"/>
        <w:rPr/>
      </w:pPr>
      <w:r w:rsidDel="00000000" w:rsidR="00000000" w:rsidRPr="00000000">
        <w:rPr>
          <w:rtl w:val="0"/>
        </w:rPr>
        <w:t xml:space="preserve">“What is a statistical variable?”</w:t>
      </w:r>
    </w:p>
    <w:p w:rsidR="00000000" w:rsidDel="00000000" w:rsidP="00000000" w:rsidRDefault="00000000" w:rsidRPr="00000000" w14:paraId="000000CB">
      <w:pPr>
        <w:spacing w:line="276" w:lineRule="auto"/>
        <w:rPr/>
      </w:pPr>
      <w:r w:rsidDel="00000000" w:rsidR="00000000" w:rsidRPr="00000000">
        <w:rPr>
          <w:rtl w:val="0"/>
        </w:rPr>
        <w:t xml:space="preserve"> </w:t>
      </w:r>
    </w:p>
    <w:p w:rsidR="00000000" w:rsidDel="00000000" w:rsidP="00000000" w:rsidRDefault="00000000" w:rsidRPr="00000000" w14:paraId="000000CC">
      <w:pPr>
        <w:spacing w:line="276" w:lineRule="auto"/>
        <w:rPr/>
      </w:pPr>
      <w:r w:rsidDel="00000000" w:rsidR="00000000" w:rsidRPr="00000000">
        <w:rPr>
          <w:rtl w:val="0"/>
        </w:rPr>
        <w:t xml:space="preserve">It’s the specific characteristic being analyzed among the statistical units on which the statistical analysis is focused on, such as “age” from all the data that may be related to the object “person”. Classification of variables and their measure of scale is paramount to set up the analytical process of statistical analysis.</w:t>
      </w:r>
    </w:p>
    <w:p w:rsidR="00000000" w:rsidDel="00000000" w:rsidP="00000000" w:rsidRDefault="00000000" w:rsidRPr="00000000" w14:paraId="000000CD">
      <w:pPr>
        <w:pStyle w:val="Heading2"/>
        <w:spacing w:line="276" w:lineRule="auto"/>
        <w:rPr/>
      </w:pPr>
      <w:bookmarkStart w:colFirst="0" w:colLast="0" w:name="_fzu2iap0dprf" w:id="14"/>
      <w:bookmarkEnd w:id="14"/>
      <w:r w:rsidDel="00000000" w:rsidR="00000000" w:rsidRPr="00000000">
        <w:rPr>
          <w:rtl w:val="0"/>
        </w:rPr>
        <w:t xml:space="preserve">Property and type of data</w:t>
      </w:r>
    </w:p>
    <w:p w:rsidR="00000000" w:rsidDel="00000000" w:rsidP="00000000" w:rsidRDefault="00000000" w:rsidRPr="00000000" w14:paraId="000000CE">
      <w:pPr>
        <w:spacing w:line="276" w:lineRule="auto"/>
        <w:rPr/>
      </w:pPr>
      <w:r w:rsidDel="00000000" w:rsidR="00000000" w:rsidRPr="00000000">
        <w:rPr>
          <w:rtl w:val="0"/>
        </w:rPr>
        <w:t xml:space="preserve">Data doesn’t have to be numeric.</w:t>
      </w:r>
    </w:p>
    <w:p w:rsidR="00000000" w:rsidDel="00000000" w:rsidP="00000000" w:rsidRDefault="00000000" w:rsidRPr="00000000" w14:paraId="000000CF">
      <w:pPr>
        <w:spacing w:line="276" w:lineRule="auto"/>
        <w:rPr/>
      </w:pPr>
      <w:r w:rsidDel="00000000" w:rsidR="00000000" w:rsidRPr="00000000">
        <w:rPr>
          <w:rtl w:val="0"/>
        </w:rPr>
        <w:t xml:space="preserve">Data can be continuous vs discrete; structured vs unstructured; nominal vs ordinal; population vs sample. And more.</w:t>
      </w:r>
    </w:p>
    <w:p w:rsidR="00000000" w:rsidDel="00000000" w:rsidP="00000000" w:rsidRDefault="00000000" w:rsidRPr="00000000" w14:paraId="000000D0">
      <w:pPr>
        <w:pStyle w:val="Heading2"/>
        <w:rPr/>
      </w:pPr>
      <w:bookmarkStart w:colFirst="0" w:colLast="0" w:name="_a3vfqg9d8trm" w:id="15"/>
      <w:bookmarkEnd w:id="15"/>
      <w:r w:rsidDel="00000000" w:rsidR="00000000" w:rsidRPr="00000000">
        <w:rPr>
          <w:rtl w:val="0"/>
        </w:rPr>
        <w:t xml:space="preserve">Random Variable</w:t>
      </w:r>
    </w:p>
    <w:p w:rsidR="00000000" w:rsidDel="00000000" w:rsidP="00000000" w:rsidRDefault="00000000" w:rsidRPr="00000000" w14:paraId="000000D1">
      <w:pPr>
        <w:rPr/>
      </w:pPr>
      <w:r w:rsidDel="00000000" w:rsidR="00000000" w:rsidRPr="00000000">
        <w:rPr>
          <w:rtl w:val="0"/>
        </w:rPr>
        <w:t xml:space="preserve">A random variable (also called random quantity, aleatory variable, or stochastic variable) is a mathematical formalization of a quantity or object which depends on random events. </w:t>
      </w:r>
    </w:p>
    <w:p w:rsidR="00000000" w:rsidDel="00000000" w:rsidP="00000000" w:rsidRDefault="00000000" w:rsidRPr="00000000" w14:paraId="000000D2">
      <w:pPr>
        <w:rPr/>
      </w:pPr>
      <w:r w:rsidDel="00000000" w:rsidR="00000000" w:rsidRPr="00000000">
        <w:rPr>
          <w:rtl w:val="0"/>
        </w:rPr>
        <w:t xml:space="preserve">It is a mapping or a function from possible outcomes in a sample space to a measurable space, often the real numbers.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Informally, randomness typically represents some fundamental element of chance, such as in the roll of a dice.</w:t>
      </w:r>
    </w:p>
    <w:p w:rsidR="00000000" w:rsidDel="00000000" w:rsidP="00000000" w:rsidRDefault="00000000" w:rsidRPr="00000000" w14:paraId="000000D5">
      <w:pPr>
        <w:pStyle w:val="Heading2"/>
        <w:spacing w:line="276" w:lineRule="auto"/>
        <w:rPr/>
      </w:pPr>
      <w:bookmarkStart w:colFirst="0" w:colLast="0" w:name="_pmzu30r55qvo" w:id="16"/>
      <w:bookmarkEnd w:id="16"/>
      <w:r w:rsidDel="00000000" w:rsidR="00000000" w:rsidRPr="00000000">
        <w:rPr>
          <w:rtl w:val="0"/>
        </w:rPr>
        <w:t xml:space="preserve">Continuous vs Discrete</w:t>
      </w:r>
    </w:p>
    <w:p w:rsidR="00000000" w:rsidDel="00000000" w:rsidP="00000000" w:rsidRDefault="00000000" w:rsidRPr="00000000" w14:paraId="000000D6">
      <w:pPr>
        <w:spacing w:line="276" w:lineRule="auto"/>
        <w:rPr/>
      </w:pPr>
      <w:r w:rsidDel="00000000" w:rsidR="00000000" w:rsidRPr="00000000">
        <w:rPr>
          <w:rtl w:val="0"/>
        </w:rPr>
        <w:t xml:space="preserve">Discrete means it can only take certain values. There are no “in-between” values. </w:t>
      </w:r>
    </w:p>
    <w:p w:rsidR="00000000" w:rsidDel="00000000" w:rsidP="00000000" w:rsidRDefault="00000000" w:rsidRPr="00000000" w14:paraId="000000D7">
      <w:pPr>
        <w:spacing w:line="276" w:lineRule="auto"/>
        <w:rPr/>
      </w:pPr>
      <w:r w:rsidDel="00000000" w:rsidR="00000000" w:rsidRPr="00000000">
        <w:rPr>
          <w:rtl w:val="0"/>
        </w:rPr>
      </w:r>
    </w:p>
    <w:p w:rsidR="00000000" w:rsidDel="00000000" w:rsidP="00000000" w:rsidRDefault="00000000" w:rsidRPr="00000000" w14:paraId="000000D8">
      <w:pPr>
        <w:spacing w:line="276" w:lineRule="auto"/>
        <w:rPr/>
      </w:pPr>
      <w:r w:rsidDel="00000000" w:rsidR="00000000" w:rsidRPr="00000000">
        <w:rPr>
          <w:rtl w:val="0"/>
        </w:rPr>
        <w:t xml:space="preserve">Discrete data is the number of people: there could be 1 person or 2 people, but not 1,5 people or 0,99 people. </w:t>
      </w:r>
    </w:p>
    <w:p w:rsidR="00000000" w:rsidDel="00000000" w:rsidP="00000000" w:rsidRDefault="00000000" w:rsidRPr="00000000" w14:paraId="000000D9">
      <w:pPr>
        <w:spacing w:line="276" w:lineRule="auto"/>
        <w:rPr/>
      </w:pPr>
      <w:r w:rsidDel="00000000" w:rsidR="00000000" w:rsidRPr="00000000">
        <w:rPr>
          <w:rtl w:val="0"/>
        </w:rPr>
        <w:t xml:space="preserve">Discrete data are the possible value of rolling a die: 1,2,3,4,5,6 and not 6.5 or 1.5</w:t>
      </w:r>
    </w:p>
    <w:p w:rsidR="00000000" w:rsidDel="00000000" w:rsidP="00000000" w:rsidRDefault="00000000" w:rsidRPr="00000000" w14:paraId="000000DA">
      <w:pPr>
        <w:spacing w:line="276" w:lineRule="auto"/>
        <w:rPr/>
      </w:pPr>
      <w:r w:rsidDel="00000000" w:rsidR="00000000" w:rsidRPr="00000000">
        <w:rPr>
          <w:rtl w:val="0"/>
        </w:rPr>
      </w:r>
    </w:p>
    <w:p w:rsidR="00000000" w:rsidDel="00000000" w:rsidP="00000000" w:rsidRDefault="00000000" w:rsidRPr="00000000" w14:paraId="000000DB">
      <w:pPr>
        <w:spacing w:line="276" w:lineRule="auto"/>
        <w:rPr/>
      </w:pPr>
      <w:r w:rsidDel="00000000" w:rsidR="00000000" w:rsidRPr="00000000">
        <w:rPr>
          <w:rtl w:val="0"/>
        </w:rPr>
        <w:t xml:space="preserve">Continuous means there is an infinite amount of value in between each data point.</w:t>
      </w:r>
    </w:p>
    <w:p w:rsidR="00000000" w:rsidDel="00000000" w:rsidP="00000000" w:rsidRDefault="00000000" w:rsidRPr="00000000" w14:paraId="000000DC">
      <w:pPr>
        <w:spacing w:line="276" w:lineRule="auto"/>
        <w:rPr/>
      </w:pPr>
      <w:r w:rsidDel="00000000" w:rsidR="00000000" w:rsidRPr="00000000">
        <w:rPr>
          <w:rtl w:val="0"/>
        </w:rPr>
      </w:r>
    </w:p>
    <w:p w:rsidR="00000000" w:rsidDel="00000000" w:rsidP="00000000" w:rsidRDefault="00000000" w:rsidRPr="00000000" w14:paraId="000000DD">
      <w:pPr>
        <w:spacing w:line="276" w:lineRule="auto"/>
        <w:rPr/>
      </w:pPr>
      <w:r w:rsidDel="00000000" w:rsidR="00000000" w:rsidRPr="00000000">
        <w:rPr>
          <w:rtl w:val="0"/>
        </w:rPr>
        <w:t xml:space="preserve">Continuous data is the height or weight of a person.</w:t>
      </w:r>
    </w:p>
    <w:p w:rsidR="00000000" w:rsidDel="00000000" w:rsidP="00000000" w:rsidRDefault="00000000" w:rsidRPr="00000000" w14:paraId="000000DE">
      <w:pPr>
        <w:spacing w:line="276" w:lineRule="auto"/>
        <w:rPr/>
      </w:pPr>
      <w:r w:rsidDel="00000000" w:rsidR="00000000" w:rsidRPr="00000000">
        <w:rPr>
          <w:rtl w:val="0"/>
        </w:rPr>
        <w:t xml:space="preserve">Continuous data are temperature records. </w:t>
      </w:r>
    </w:p>
    <w:p w:rsidR="00000000" w:rsidDel="00000000" w:rsidP="00000000" w:rsidRDefault="00000000" w:rsidRPr="00000000" w14:paraId="000000DF">
      <w:pPr>
        <w:spacing w:line="276" w:lineRule="auto"/>
        <w:rPr/>
      </w:pPr>
      <w:r w:rsidDel="00000000" w:rsidR="00000000" w:rsidRPr="00000000">
        <w:rPr>
          <w:rtl w:val="0"/>
        </w:rPr>
      </w:r>
    </w:p>
    <w:p w:rsidR="00000000" w:rsidDel="00000000" w:rsidP="00000000" w:rsidRDefault="00000000" w:rsidRPr="00000000" w14:paraId="000000E0">
      <w:pPr>
        <w:pStyle w:val="Heading2"/>
        <w:spacing w:line="276" w:lineRule="auto"/>
        <w:rPr/>
      </w:pPr>
      <w:bookmarkStart w:colFirst="0" w:colLast="0" w:name="_ob6zdn20svci" w:id="17"/>
      <w:bookmarkEnd w:id="17"/>
      <w:r w:rsidDel="00000000" w:rsidR="00000000" w:rsidRPr="00000000">
        <w:rPr>
          <w:rtl w:val="0"/>
        </w:rPr>
        <w:t xml:space="preserve">Nominal vs Ordinal</w:t>
      </w:r>
    </w:p>
    <w:p w:rsidR="00000000" w:rsidDel="00000000" w:rsidP="00000000" w:rsidRDefault="00000000" w:rsidRPr="00000000" w14:paraId="000000E1">
      <w:pPr>
        <w:spacing w:line="276" w:lineRule="auto"/>
        <w:rPr/>
      </w:pPr>
      <w:r w:rsidDel="00000000" w:rsidR="00000000" w:rsidRPr="00000000">
        <w:rPr>
          <w:rtl w:val="0"/>
        </w:rPr>
        <w:t xml:space="preserve">Nominal data is classified without a natural order or rank. Nominal data can’t be clearly sorted. </w:t>
      </w:r>
    </w:p>
    <w:p w:rsidR="00000000" w:rsidDel="00000000" w:rsidP="00000000" w:rsidRDefault="00000000" w:rsidRPr="00000000" w14:paraId="000000E2">
      <w:pPr>
        <w:spacing w:line="276" w:lineRule="auto"/>
        <w:rPr/>
      </w:pPr>
      <w:r w:rsidDel="00000000" w:rsidR="00000000" w:rsidRPr="00000000">
        <w:rPr>
          <w:rtl w:val="0"/>
        </w:rPr>
        <w:t xml:space="preserve">Nominal data can’t be “ordered” (from which the term “ordinal”).</w:t>
      </w:r>
    </w:p>
    <w:p w:rsidR="00000000" w:rsidDel="00000000" w:rsidP="00000000" w:rsidRDefault="00000000" w:rsidRPr="00000000" w14:paraId="000000E3">
      <w:pPr>
        <w:spacing w:line="276" w:lineRule="auto"/>
        <w:rPr/>
      </w:pPr>
      <w:r w:rsidDel="00000000" w:rsidR="00000000" w:rsidRPr="00000000">
        <w:rPr>
          <w:rtl w:val="0"/>
        </w:rPr>
      </w:r>
    </w:p>
    <w:p w:rsidR="00000000" w:rsidDel="00000000" w:rsidP="00000000" w:rsidRDefault="00000000" w:rsidRPr="00000000" w14:paraId="000000E4">
      <w:pPr>
        <w:spacing w:line="276" w:lineRule="auto"/>
        <w:rPr/>
      </w:pPr>
      <w:r w:rsidDel="00000000" w:rsidR="00000000" w:rsidRPr="00000000">
        <w:rPr>
          <w:rtl w:val="0"/>
        </w:rPr>
        <w:t xml:space="preserve">Nominal data are animal species: lizard, dog, cat, or the list of ingredients on a recipe.</w:t>
      </w:r>
    </w:p>
    <w:p w:rsidR="00000000" w:rsidDel="00000000" w:rsidP="00000000" w:rsidRDefault="00000000" w:rsidRPr="00000000" w14:paraId="000000E5">
      <w:pPr>
        <w:spacing w:line="276" w:lineRule="auto"/>
        <w:rPr/>
      </w:pPr>
      <w:r w:rsidDel="00000000" w:rsidR="00000000" w:rsidRPr="00000000">
        <w:rPr>
          <w:rtl w:val="0"/>
        </w:rPr>
      </w:r>
    </w:p>
    <w:p w:rsidR="00000000" w:rsidDel="00000000" w:rsidP="00000000" w:rsidRDefault="00000000" w:rsidRPr="00000000" w14:paraId="000000E6">
      <w:pPr>
        <w:spacing w:line="276" w:lineRule="auto"/>
        <w:rPr/>
      </w:pPr>
      <w:r w:rsidDel="00000000" w:rsidR="00000000" w:rsidRPr="00000000">
        <w:rPr>
          <w:rtl w:val="0"/>
        </w:rPr>
        <w:t xml:space="preserve">Ordinal data is data that has a natural order or rank. </w:t>
      </w:r>
    </w:p>
    <w:p w:rsidR="00000000" w:rsidDel="00000000" w:rsidP="00000000" w:rsidRDefault="00000000" w:rsidRPr="00000000" w14:paraId="000000E7">
      <w:pPr>
        <w:spacing w:line="276" w:lineRule="auto"/>
        <w:rPr/>
      </w:pPr>
      <w:r w:rsidDel="00000000" w:rsidR="00000000" w:rsidRPr="00000000">
        <w:rPr>
          <w:rtl w:val="0"/>
        </w:rPr>
        <w:t xml:space="preserve">Ordinal data can be sorted and ordered. </w:t>
      </w:r>
    </w:p>
    <w:p w:rsidR="00000000" w:rsidDel="00000000" w:rsidP="00000000" w:rsidRDefault="00000000" w:rsidRPr="00000000" w14:paraId="000000E8">
      <w:pPr>
        <w:spacing w:line="276" w:lineRule="auto"/>
        <w:rPr/>
      </w:pPr>
      <w:r w:rsidDel="00000000" w:rsidR="00000000" w:rsidRPr="00000000">
        <w:rPr>
          <w:rtl w:val="0"/>
        </w:rPr>
        <w:t xml:space="preserve">Ordinal data doesn’t have to be numeric. For example, hot, mild, cold - or even top, low, bottom, can be data attributes that can be ordered and then being considered ordinal. </w:t>
      </w:r>
    </w:p>
    <w:p w:rsidR="00000000" w:rsidDel="00000000" w:rsidP="00000000" w:rsidRDefault="00000000" w:rsidRPr="00000000" w14:paraId="000000E9">
      <w:pPr>
        <w:spacing w:line="276" w:lineRule="auto"/>
        <w:rPr/>
      </w:pPr>
      <w:r w:rsidDel="00000000" w:rsidR="00000000" w:rsidRPr="00000000">
        <w:rPr>
          <w:rtl w:val="0"/>
        </w:rPr>
        <w:t xml:space="preserve">Ordinal data are the seat numbers on a train. </w:t>
      </w:r>
    </w:p>
    <w:p w:rsidR="00000000" w:rsidDel="00000000" w:rsidP="00000000" w:rsidRDefault="00000000" w:rsidRPr="00000000" w14:paraId="000000EA">
      <w:pPr>
        <w:pStyle w:val="Heading2"/>
        <w:spacing w:line="276" w:lineRule="auto"/>
        <w:rPr/>
      </w:pPr>
      <w:bookmarkStart w:colFirst="0" w:colLast="0" w:name="_uuicf4oyzzhv" w:id="18"/>
      <w:bookmarkEnd w:id="18"/>
      <w:r w:rsidDel="00000000" w:rsidR="00000000" w:rsidRPr="00000000">
        <w:rPr>
          <w:rtl w:val="0"/>
        </w:rPr>
        <w:t xml:space="preserve">Structured vs Unstructured</w:t>
      </w:r>
    </w:p>
    <w:p w:rsidR="00000000" w:rsidDel="00000000" w:rsidP="00000000" w:rsidRDefault="00000000" w:rsidRPr="00000000" w14:paraId="000000EB">
      <w:pPr>
        <w:spacing w:line="276" w:lineRule="auto"/>
        <w:rPr/>
      </w:pPr>
      <w:r w:rsidDel="00000000" w:rsidR="00000000" w:rsidRPr="00000000">
        <w:rPr>
          <w:rtl w:val="0"/>
        </w:rPr>
        <w:t xml:space="preserve">Structured data is highly specific and stored in a predefined format. It has its own structure.</w:t>
        <w:br w:type="textWrapping"/>
        <w:t xml:space="preserve">Examples are JSON or Excel files, SQL databases. </w:t>
      </w:r>
    </w:p>
    <w:p w:rsidR="00000000" w:rsidDel="00000000" w:rsidP="00000000" w:rsidRDefault="00000000" w:rsidRPr="00000000" w14:paraId="000000EC">
      <w:pPr>
        <w:spacing w:line="276" w:lineRule="auto"/>
        <w:rPr/>
      </w:pPr>
      <w:r w:rsidDel="00000000" w:rsidR="00000000" w:rsidRPr="00000000">
        <w:rPr>
          <w:rtl w:val="0"/>
        </w:rPr>
      </w:r>
    </w:p>
    <w:p w:rsidR="00000000" w:rsidDel="00000000" w:rsidP="00000000" w:rsidRDefault="00000000" w:rsidRPr="00000000" w14:paraId="000000ED">
      <w:pPr>
        <w:spacing w:line="276" w:lineRule="auto"/>
        <w:rPr/>
      </w:pPr>
      <w:r w:rsidDel="00000000" w:rsidR="00000000" w:rsidRPr="00000000">
        <w:rPr>
          <w:rtl w:val="0"/>
        </w:rPr>
        <w:t xml:space="preserve">Unstructured data is data that does not have a specific or well defined format. </w:t>
      </w:r>
    </w:p>
    <w:p w:rsidR="00000000" w:rsidDel="00000000" w:rsidP="00000000" w:rsidRDefault="00000000" w:rsidRPr="00000000" w14:paraId="000000EE">
      <w:pPr>
        <w:spacing w:line="276" w:lineRule="auto"/>
        <w:rPr/>
      </w:pPr>
      <w:r w:rsidDel="00000000" w:rsidR="00000000" w:rsidRPr="00000000">
        <w:rPr>
          <w:rtl w:val="0"/>
        </w:rPr>
        <w:t xml:space="preserve">Unstructured data are audio data, text data, video data. </w:t>
      </w:r>
    </w:p>
    <w:p w:rsidR="00000000" w:rsidDel="00000000" w:rsidP="00000000" w:rsidRDefault="00000000" w:rsidRPr="00000000" w14:paraId="000000EF">
      <w:pPr>
        <w:spacing w:line="276" w:lineRule="auto"/>
        <w:rPr/>
      </w:pPr>
      <w:r w:rsidDel="00000000" w:rsidR="00000000" w:rsidRPr="00000000">
        <w:rPr>
          <w:rtl w:val="0"/>
        </w:rPr>
      </w:r>
    </w:p>
    <w:p w:rsidR="00000000" w:rsidDel="00000000" w:rsidP="00000000" w:rsidRDefault="00000000" w:rsidRPr="00000000" w14:paraId="000000F0">
      <w:pPr>
        <w:spacing w:line="276" w:lineRule="auto"/>
        <w:rPr/>
      </w:pPr>
      <w:r w:rsidDel="00000000" w:rsidR="00000000" w:rsidRPr="00000000">
        <w:rPr>
          <w:rtl w:val="0"/>
        </w:rPr>
        <w:t xml:space="preserve">Do not confuse “file format” with “formatted data”. </w:t>
      </w:r>
    </w:p>
    <w:p w:rsidR="00000000" w:rsidDel="00000000" w:rsidP="00000000" w:rsidRDefault="00000000" w:rsidRPr="00000000" w14:paraId="000000F1">
      <w:pPr>
        <w:spacing w:line="276" w:lineRule="auto"/>
        <w:rPr/>
      </w:pPr>
      <w:r w:rsidDel="00000000" w:rsidR="00000000" w:rsidRPr="00000000">
        <w:rPr>
          <w:rtl w:val="0"/>
        </w:rPr>
        <w:t xml:space="preserve">Just because text is in a PDF format doesn't make it structured data. </w:t>
      </w:r>
    </w:p>
    <w:p w:rsidR="00000000" w:rsidDel="00000000" w:rsidP="00000000" w:rsidRDefault="00000000" w:rsidRPr="00000000" w14:paraId="000000F2">
      <w:pPr>
        <w:pStyle w:val="Heading2"/>
        <w:rPr/>
      </w:pPr>
      <w:bookmarkStart w:colFirst="0" w:colLast="0" w:name="_9zs2rbpaf7uo" w:id="19"/>
      <w:bookmarkEnd w:id="19"/>
      <w:r w:rsidDel="00000000" w:rsidR="00000000" w:rsidRPr="00000000">
        <w:rPr>
          <w:rtl w:val="0"/>
        </w:rPr>
        <w:t xml:space="preserve">Statistical Variables and their properties</w:t>
      </w:r>
    </w:p>
    <w:p w:rsidR="00000000" w:rsidDel="00000000" w:rsidP="00000000" w:rsidRDefault="00000000" w:rsidRPr="00000000" w14:paraId="000000F3">
      <w:pPr>
        <w:pStyle w:val="Heading3"/>
        <w:rPr/>
      </w:pPr>
      <w:bookmarkStart w:colFirst="0" w:colLast="0" w:name="_qn2qcz6rwqc2" w:id="20"/>
      <w:bookmarkEnd w:id="20"/>
      <w:r w:rsidDel="00000000" w:rsidR="00000000" w:rsidRPr="00000000">
        <w:rPr>
          <w:rtl w:val="0"/>
        </w:rPr>
        <w:t xml:space="preserve">Qualitative Statistical Variables </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Qualitative statistical variables are variables whose values are not numbers but modes, or categories. </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Examples are: “male” or “female”, “education”, “marital status”, “ethnicity” and such.</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Those categories have to be exhaustive and mutually exclusive - a datapoint can’t be both “male” and “female” or both “asian” and “european”. This is a specific problem that may occur in the data preparation and data gathering phase. </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Qualitative statistical variables can be classified further in:</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b w:val="1"/>
          <w:rtl w:val="0"/>
        </w:rPr>
        <w:t xml:space="preserve">Dichotomic:</w:t>
      </w:r>
      <w:r w:rsidDel="00000000" w:rsidR="00000000" w:rsidRPr="00000000">
        <w:rPr>
          <w:rtl w:val="0"/>
        </w:rPr>
        <w:t xml:space="preserve"> variables that have only two kinds of mutually exclusive categories,  such as “male” or “female” or “alive” or “dead”.</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b w:val="1"/>
          <w:rtl w:val="0"/>
        </w:rPr>
        <w:t xml:space="preserve">Nominal: </w:t>
      </w:r>
      <w:r w:rsidDel="00000000" w:rsidR="00000000" w:rsidRPr="00000000">
        <w:rPr>
          <w:rtl w:val="0"/>
        </w:rPr>
        <w:t xml:space="preserve">variables that have no logical order, are not comparable and not exclusive to each other. Examples of nominal variables are “transportation used for work” or “sport played”.</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b w:val="1"/>
          <w:rtl w:val="0"/>
        </w:rPr>
        <w:t xml:space="preserve">Ordinal: </w:t>
      </w:r>
      <w:r w:rsidDel="00000000" w:rsidR="00000000" w:rsidRPr="00000000">
        <w:rPr>
          <w:rtl w:val="0"/>
        </w:rPr>
        <w:t xml:space="preserve">variables that have a logical predefined order, but yet can’t be classified as quantitative. </w:t>
      </w:r>
    </w:p>
    <w:p w:rsidR="00000000" w:rsidDel="00000000" w:rsidP="00000000" w:rsidRDefault="00000000" w:rsidRPr="00000000" w14:paraId="00000102">
      <w:pPr>
        <w:rPr/>
      </w:pPr>
      <w:r w:rsidDel="00000000" w:rsidR="00000000" w:rsidRPr="00000000">
        <w:rPr>
          <w:rtl w:val="0"/>
        </w:rPr>
        <w:t xml:space="preserve">Example is “education”; High School is surely lower than University, but of how much? </w:t>
      </w:r>
    </w:p>
    <w:p w:rsidR="00000000" w:rsidDel="00000000" w:rsidP="00000000" w:rsidRDefault="00000000" w:rsidRPr="00000000" w14:paraId="00000103">
      <w:pPr>
        <w:rPr/>
      </w:pPr>
      <w:r w:rsidDel="00000000" w:rsidR="00000000" w:rsidRPr="00000000">
        <w:rPr>
          <w:rtl w:val="0"/>
        </w:rPr>
        <w:t xml:space="preserve">And how far is a MsC from a PhD? They are clearly different, but this difference can’t be clearly measured. </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numPr>
          <w:ilvl w:val="0"/>
          <w:numId w:val="30"/>
        </w:numPr>
        <w:ind w:left="720" w:hanging="360"/>
      </w:pPr>
      <w:r w:rsidDel="00000000" w:rsidR="00000000" w:rsidRPr="00000000">
        <w:rPr>
          <w:b w:val="1"/>
          <w:rtl w:val="0"/>
        </w:rPr>
        <w:t xml:space="preserve">Linear ordinal</w:t>
      </w:r>
      <w:r w:rsidDel="00000000" w:rsidR="00000000" w:rsidRPr="00000000">
        <w:rPr>
          <w:rtl w:val="0"/>
        </w:rPr>
        <w:t xml:space="preserve">: they have a clear start and end, such as size “S M L XL”.</w:t>
      </w:r>
    </w:p>
    <w:p w:rsidR="00000000" w:rsidDel="00000000" w:rsidP="00000000" w:rsidRDefault="00000000" w:rsidRPr="00000000" w14:paraId="00000106">
      <w:pPr>
        <w:numPr>
          <w:ilvl w:val="0"/>
          <w:numId w:val="30"/>
        </w:numPr>
        <w:ind w:left="720" w:hanging="360"/>
      </w:pPr>
      <w:r w:rsidDel="00000000" w:rsidR="00000000" w:rsidRPr="00000000">
        <w:rPr>
          <w:b w:val="1"/>
          <w:rtl w:val="0"/>
        </w:rPr>
        <w:t xml:space="preserve">Cyclical ordinal:</w:t>
      </w:r>
      <w:r w:rsidDel="00000000" w:rsidR="00000000" w:rsidRPr="00000000">
        <w:rPr>
          <w:rtl w:val="0"/>
        </w:rPr>
        <w:t xml:space="preserve"> they have no clear start and end and their order is based on convention (such as week days: weeks starts both on Monday, or on Sunday. Seasons).</w:t>
      </w:r>
    </w:p>
    <w:p w:rsidR="00000000" w:rsidDel="00000000" w:rsidP="00000000" w:rsidRDefault="00000000" w:rsidRPr="00000000" w14:paraId="00000107">
      <w:pPr>
        <w:pStyle w:val="Heading3"/>
        <w:rPr/>
      </w:pPr>
      <w:bookmarkStart w:colFirst="0" w:colLast="0" w:name="_b6wmc7x93ilm" w:id="21"/>
      <w:bookmarkEnd w:id="21"/>
      <w:r w:rsidDel="00000000" w:rsidR="00000000" w:rsidRPr="00000000">
        <w:rPr>
          <w:rtl w:val="0"/>
        </w:rPr>
        <w:t xml:space="preserve">Quantitative statistical variables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Quantitative statistical variables are expressed by a numerical quantity.</w:t>
      </w:r>
    </w:p>
    <w:p w:rsidR="00000000" w:rsidDel="00000000" w:rsidP="00000000" w:rsidRDefault="00000000" w:rsidRPr="00000000" w14:paraId="0000010A">
      <w:pPr>
        <w:rPr/>
      </w:pPr>
      <w:r w:rsidDel="00000000" w:rsidR="00000000" w:rsidRPr="00000000">
        <w:rPr>
          <w:rtl w:val="0"/>
        </w:rPr>
        <w:t xml:space="preserve">Quantitative data is naturally ordinable and comparable. </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Quantitative data can be further classified in: </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b w:val="1"/>
          <w:rtl w:val="0"/>
        </w:rPr>
        <w:t xml:space="preserve">Interval data:</w:t>
      </w:r>
      <w:r w:rsidDel="00000000" w:rsidR="00000000" w:rsidRPr="00000000">
        <w:rPr>
          <w:rtl w:val="0"/>
        </w:rPr>
        <w:t xml:space="preserve"> datapoint are expression of a specific point of the dataset (such as result of a test, QI, temperature)</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b w:val="1"/>
          <w:rtl w:val="0"/>
        </w:rPr>
        <w:t xml:space="preserve">Ratio scale data: </w:t>
      </w:r>
      <w:r w:rsidDel="00000000" w:rsidR="00000000" w:rsidRPr="00000000">
        <w:rPr>
          <w:rtl w:val="0"/>
        </w:rPr>
        <w:t xml:space="preserve">data that is expressed by a rate, such as age and weight.</w:t>
      </w:r>
    </w:p>
    <w:p w:rsidR="00000000" w:rsidDel="00000000" w:rsidP="00000000" w:rsidRDefault="00000000" w:rsidRPr="00000000" w14:paraId="00000111">
      <w:pPr>
        <w:pStyle w:val="Heading3"/>
        <w:rPr/>
      </w:pPr>
      <w:bookmarkStart w:colFirst="0" w:colLast="0" w:name="_u5uyz0wilnt3" w:id="22"/>
      <w:bookmarkEnd w:id="22"/>
      <w:r w:rsidDel="00000000" w:rsidR="00000000" w:rsidRPr="00000000">
        <w:rPr>
          <w:rtl w:val="0"/>
        </w:rPr>
        <w:t xml:space="preserve">Parametric vs Nonparametric</w:t>
      </w:r>
    </w:p>
    <w:p w:rsidR="00000000" w:rsidDel="00000000" w:rsidP="00000000" w:rsidRDefault="00000000" w:rsidRPr="00000000" w14:paraId="00000112">
      <w:pPr>
        <w:rPr>
          <w:b w:val="1"/>
        </w:rPr>
      </w:pPr>
      <w:r w:rsidDel="00000000" w:rsidR="00000000" w:rsidRPr="00000000">
        <w:rPr>
          <w:rtl w:val="0"/>
        </w:rPr>
      </w:r>
    </w:p>
    <w:p w:rsidR="00000000" w:rsidDel="00000000" w:rsidP="00000000" w:rsidRDefault="00000000" w:rsidRPr="00000000" w14:paraId="00000113">
      <w:pPr>
        <w:rPr/>
      </w:pPr>
      <w:r w:rsidDel="00000000" w:rsidR="00000000" w:rsidRPr="00000000">
        <w:rPr>
          <w:b w:val="1"/>
          <w:rtl w:val="0"/>
        </w:rPr>
        <w:t xml:space="preserve">Parametric tests</w:t>
      </w:r>
      <w:r w:rsidDel="00000000" w:rsidR="00000000" w:rsidRPr="00000000">
        <w:rPr>
          <w:rtl w:val="0"/>
        </w:rPr>
        <w:t xml:space="preserve"> </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numPr>
          <w:ilvl w:val="0"/>
          <w:numId w:val="3"/>
        </w:numPr>
        <w:ind w:left="720" w:hanging="360"/>
        <w:rPr>
          <w:u w:val="none"/>
        </w:rPr>
      </w:pPr>
      <w:r w:rsidDel="00000000" w:rsidR="00000000" w:rsidRPr="00000000">
        <w:rPr>
          <w:rtl w:val="0"/>
        </w:rPr>
        <w:t xml:space="preserve">Parametric tests assume the presence of distributions of approximately normal type.</w:t>
      </w:r>
    </w:p>
    <w:p w:rsidR="00000000" w:rsidDel="00000000" w:rsidP="00000000" w:rsidRDefault="00000000" w:rsidRPr="00000000" w14:paraId="00000116">
      <w:pPr>
        <w:numPr>
          <w:ilvl w:val="0"/>
          <w:numId w:val="3"/>
        </w:numPr>
        <w:ind w:left="720" w:hanging="360"/>
        <w:rPr>
          <w:u w:val="none"/>
        </w:rPr>
      </w:pPr>
      <w:r w:rsidDel="00000000" w:rsidR="00000000" w:rsidRPr="00000000">
        <w:rPr>
          <w:rtl w:val="0"/>
        </w:rPr>
        <w:t xml:space="preserve">They involve continuous or interval-type variables and a fairly large sample size.</w:t>
      </w:r>
    </w:p>
    <w:p w:rsidR="00000000" w:rsidDel="00000000" w:rsidP="00000000" w:rsidRDefault="00000000" w:rsidRPr="00000000" w14:paraId="00000117">
      <w:pPr>
        <w:numPr>
          <w:ilvl w:val="0"/>
          <w:numId w:val="3"/>
        </w:numPr>
        <w:ind w:left="720" w:hanging="360"/>
        <w:rPr>
          <w:u w:val="none"/>
        </w:rPr>
      </w:pPr>
      <w:r w:rsidDel="00000000" w:rsidR="00000000" w:rsidRPr="00000000">
        <w:rPr>
          <w:rtl w:val="0"/>
        </w:rPr>
        <w:t xml:space="preserve">They assume homogeneity of variances (homoscedasticity).</w:t>
      </w:r>
    </w:p>
    <w:p w:rsidR="00000000" w:rsidDel="00000000" w:rsidP="00000000" w:rsidRDefault="00000000" w:rsidRPr="00000000" w14:paraId="00000118">
      <w:pPr>
        <w:numPr>
          <w:ilvl w:val="0"/>
          <w:numId w:val="3"/>
        </w:numPr>
        <w:ind w:left="720" w:hanging="360"/>
        <w:rPr>
          <w:u w:val="none"/>
        </w:rPr>
      </w:pPr>
      <w:r w:rsidDel="00000000" w:rsidR="00000000" w:rsidRPr="00000000">
        <w:rPr>
          <w:rtl w:val="0"/>
        </w:rPr>
        <w:t xml:space="preserve">They assume estimation of parametric data such as mean, variance and standard deviation.</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These tests have higher statistical power because they provide a higher probability of correct rejection of an incorrect statistical hypothesis.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b w:val="1"/>
        </w:rPr>
      </w:pPr>
      <w:r w:rsidDel="00000000" w:rsidR="00000000" w:rsidRPr="00000000">
        <w:rPr>
          <w:b w:val="1"/>
          <w:rtl w:val="0"/>
        </w:rPr>
        <w:t xml:space="preserve">Nonparametric tests</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Nonparametric tests don’t imply any kind of distribution and don’t imply any kind of parametric estimation such as mean, variance and standard deviation (because, for example, such measures are not estimable).</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Nonparametric tests should be preferred whenever the dataset is not distributed in a normal (gaussian distribution) way, or, in any case, this specificity is not being demonstrated. A typical example is whenever the dataset is too small to prove a parametric distribution.</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3"/>
        <w:rPr/>
      </w:pPr>
      <w:bookmarkStart w:colFirst="0" w:colLast="0" w:name="_gylkx3y7cfmz" w:id="23"/>
      <w:bookmarkEnd w:id="23"/>
      <w:r w:rsidDel="00000000" w:rsidR="00000000" w:rsidRPr="00000000">
        <w:rPr>
          <w:rtl w:val="0"/>
        </w:rPr>
        <w:t xml:space="preserve">Homoscedasticity vs Heteroscedasticity</w:t>
      </w:r>
    </w:p>
    <w:p w:rsidR="00000000" w:rsidDel="00000000" w:rsidP="00000000" w:rsidRDefault="00000000" w:rsidRPr="00000000" w14:paraId="00000123">
      <w:pPr>
        <w:rPr>
          <w:b w:val="1"/>
        </w:rPr>
      </w:pPr>
      <w:r w:rsidDel="00000000" w:rsidR="00000000" w:rsidRPr="00000000">
        <w:rPr>
          <w:rtl w:val="0"/>
        </w:rPr>
      </w:r>
    </w:p>
    <w:p w:rsidR="00000000" w:rsidDel="00000000" w:rsidP="00000000" w:rsidRDefault="00000000" w:rsidRPr="00000000" w14:paraId="00000124">
      <w:pPr>
        <w:rPr/>
      </w:pPr>
      <w:r w:rsidDel="00000000" w:rsidR="00000000" w:rsidRPr="00000000">
        <w:rPr>
          <w:b w:val="1"/>
          <w:rtl w:val="0"/>
        </w:rPr>
        <w:t xml:space="preserve">Homoscedasticity </w:t>
      </w:r>
      <w:r w:rsidDel="00000000" w:rsidR="00000000" w:rsidRPr="00000000">
        <w:rPr>
          <w:rtl w:val="0"/>
        </w:rPr>
        <w:t xml:space="preserve">means that all random variables in the dataset have the same finite variance.</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drawing>
          <wp:inline distB="114300" distT="114300" distL="114300" distR="114300">
            <wp:extent cx="2169858" cy="1421217"/>
            <wp:effectExtent b="0" l="0" r="0" t="0"/>
            <wp:docPr id="52" name="image51.png"/>
            <a:graphic>
              <a:graphicData uri="http://schemas.openxmlformats.org/drawingml/2006/picture">
                <pic:pic>
                  <pic:nvPicPr>
                    <pic:cNvPr id="0" name="image51.png"/>
                    <pic:cNvPicPr preferRelativeResize="0"/>
                  </pic:nvPicPr>
                  <pic:blipFill>
                    <a:blip r:embed="rId17"/>
                    <a:srcRect b="0" l="0" r="0" t="0"/>
                    <a:stretch>
                      <a:fillRect/>
                    </a:stretch>
                  </pic:blipFill>
                  <pic:spPr>
                    <a:xfrm>
                      <a:off x="0" y="0"/>
                      <a:ext cx="2169858" cy="1421217"/>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b w:val="1"/>
          <w:rtl w:val="0"/>
        </w:rPr>
        <w:t xml:space="preserve">Heteroscedasticity </w:t>
      </w:r>
      <w:r w:rsidDel="00000000" w:rsidR="00000000" w:rsidRPr="00000000">
        <w:rPr>
          <w:rtl w:val="0"/>
        </w:rPr>
        <w:t xml:space="preserve">means that not all random variables in the database have the same finite variance.</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114300" distT="114300" distL="114300" distR="114300">
            <wp:extent cx="2239872" cy="1438191"/>
            <wp:effectExtent b="0" l="0" r="0" t="0"/>
            <wp:docPr id="1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239872" cy="1438191"/>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2"/>
        <w:spacing w:line="276" w:lineRule="auto"/>
        <w:rPr/>
      </w:pPr>
      <w:bookmarkStart w:colFirst="0" w:colLast="0" w:name="_81ftg58gapqr" w:id="24"/>
      <w:bookmarkEnd w:id="24"/>
      <w:r w:rsidDel="00000000" w:rsidR="00000000" w:rsidRPr="00000000">
        <w:rPr>
          <w:rtl w:val="0"/>
        </w:rPr>
        <w:t xml:space="preserve">Population vs Sample</w:t>
      </w:r>
    </w:p>
    <w:p w:rsidR="00000000" w:rsidDel="00000000" w:rsidP="00000000" w:rsidRDefault="00000000" w:rsidRPr="00000000" w14:paraId="0000012D">
      <w:pPr>
        <w:spacing w:line="276" w:lineRule="auto"/>
        <w:rPr/>
      </w:pPr>
      <w:r w:rsidDel="00000000" w:rsidR="00000000" w:rsidRPr="00000000">
        <w:rPr>
          <w:rtl w:val="0"/>
        </w:rPr>
        <w:t xml:space="preserve">Population consists of the representation of every member of a given group or of the entire available data set.</w:t>
      </w:r>
    </w:p>
    <w:p w:rsidR="00000000" w:rsidDel="00000000" w:rsidP="00000000" w:rsidRDefault="00000000" w:rsidRPr="00000000" w14:paraId="0000012E">
      <w:pPr>
        <w:spacing w:line="276" w:lineRule="auto"/>
        <w:rPr/>
      </w:pPr>
      <w:r w:rsidDel="00000000" w:rsidR="00000000" w:rsidRPr="00000000">
        <w:rPr>
          <w:rtl w:val="0"/>
        </w:rPr>
        <w:t xml:space="preserve">Examples are all the students of a class or all the animals of a specific national park.</w:t>
      </w:r>
    </w:p>
    <w:p w:rsidR="00000000" w:rsidDel="00000000" w:rsidP="00000000" w:rsidRDefault="00000000" w:rsidRPr="00000000" w14:paraId="0000012F">
      <w:pPr>
        <w:spacing w:line="276" w:lineRule="auto"/>
        <w:rPr/>
      </w:pPr>
      <w:r w:rsidDel="00000000" w:rsidR="00000000" w:rsidRPr="00000000">
        <w:rPr>
          <w:rtl w:val="0"/>
        </w:rPr>
      </w:r>
    </w:p>
    <w:p w:rsidR="00000000" w:rsidDel="00000000" w:rsidP="00000000" w:rsidRDefault="00000000" w:rsidRPr="00000000" w14:paraId="00000130">
      <w:pPr>
        <w:spacing w:line="276" w:lineRule="auto"/>
        <w:rPr/>
      </w:pPr>
      <w:r w:rsidDel="00000000" w:rsidR="00000000" w:rsidRPr="00000000">
        <w:rPr>
          <w:rtl w:val="0"/>
        </w:rPr>
        <w:t xml:space="preserve">Sample refers to a subset of the entire data set. For example, the first 10 students of a class or the top 3 predators from a specific national park.</w:t>
      </w:r>
    </w:p>
    <w:p w:rsidR="00000000" w:rsidDel="00000000" w:rsidP="00000000" w:rsidRDefault="00000000" w:rsidRPr="00000000" w14:paraId="00000131">
      <w:pPr>
        <w:spacing w:line="276" w:lineRule="auto"/>
        <w:rPr/>
      </w:pPr>
      <w:r w:rsidDel="00000000" w:rsidR="00000000" w:rsidRPr="00000000">
        <w:rPr>
          <w:rtl w:val="0"/>
        </w:rPr>
      </w:r>
    </w:p>
    <w:p w:rsidR="00000000" w:rsidDel="00000000" w:rsidP="00000000" w:rsidRDefault="00000000" w:rsidRPr="00000000" w14:paraId="00000132">
      <w:pPr>
        <w:spacing w:line="276" w:lineRule="auto"/>
        <w:rPr/>
      </w:pPr>
      <w:r w:rsidDel="00000000" w:rsidR="00000000" w:rsidRPr="00000000">
        <w:rPr>
          <w:rtl w:val="0"/>
        </w:rPr>
        <w:t xml:space="preserve">Population and Sample are data definitions that are heavily dependent from the context.</w:t>
      </w:r>
    </w:p>
    <w:p w:rsidR="00000000" w:rsidDel="00000000" w:rsidP="00000000" w:rsidRDefault="00000000" w:rsidRPr="00000000" w14:paraId="00000133">
      <w:pPr>
        <w:spacing w:line="276" w:lineRule="auto"/>
        <w:rPr/>
      </w:pPr>
      <w:r w:rsidDel="00000000" w:rsidR="00000000" w:rsidRPr="00000000">
        <w:rPr>
          <w:rtl w:val="0"/>
        </w:rPr>
      </w:r>
    </w:p>
    <w:p w:rsidR="00000000" w:rsidDel="00000000" w:rsidP="00000000" w:rsidRDefault="00000000" w:rsidRPr="00000000" w14:paraId="00000134">
      <w:pPr>
        <w:spacing w:line="276" w:lineRule="auto"/>
        <w:rPr/>
      </w:pPr>
      <w:r w:rsidDel="00000000" w:rsidR="00000000" w:rsidRPr="00000000">
        <w:rPr>
          <w:rtl w:val="0"/>
        </w:rPr>
        <w:t xml:space="preserve">When analyzing data related to a population, we need to be sure to include a statistically relevant sample. A representative sample. </w:t>
      </w:r>
    </w:p>
    <w:p w:rsidR="00000000" w:rsidDel="00000000" w:rsidP="00000000" w:rsidRDefault="00000000" w:rsidRPr="00000000" w14:paraId="00000135">
      <w:pPr>
        <w:spacing w:line="276" w:lineRule="auto"/>
        <w:rPr/>
      </w:pPr>
      <w:r w:rsidDel="00000000" w:rsidR="00000000" w:rsidRPr="00000000">
        <w:rPr>
          <w:rtl w:val="0"/>
        </w:rPr>
        <w:t xml:space="preserve">Sample sizes are a well studied science. </w:t>
      </w:r>
    </w:p>
    <w:p w:rsidR="00000000" w:rsidDel="00000000" w:rsidP="00000000" w:rsidRDefault="00000000" w:rsidRPr="00000000" w14:paraId="00000136">
      <w:pPr>
        <w:spacing w:line="276" w:lineRule="auto"/>
        <w:rPr/>
      </w:pPr>
      <w:r w:rsidDel="00000000" w:rsidR="00000000" w:rsidRPr="00000000">
        <w:rPr>
          <w:rtl w:val="0"/>
        </w:rPr>
        <w:t xml:space="preserve">For example 300 is a representative sample out of a population of 1000 students.</w:t>
      </w:r>
    </w:p>
    <w:p w:rsidR="00000000" w:rsidDel="00000000" w:rsidP="00000000" w:rsidRDefault="00000000" w:rsidRPr="00000000" w14:paraId="00000137">
      <w:pPr>
        <w:spacing w:line="276" w:lineRule="auto"/>
        <w:rPr/>
      </w:pPr>
      <w:r w:rsidDel="00000000" w:rsidR="00000000" w:rsidRPr="00000000">
        <w:rPr>
          <w:rtl w:val="0"/>
        </w:rPr>
      </w:r>
    </w:p>
    <w:p w:rsidR="00000000" w:rsidDel="00000000" w:rsidP="00000000" w:rsidRDefault="00000000" w:rsidRPr="00000000" w14:paraId="00000138">
      <w:pPr>
        <w:spacing w:line="276" w:lineRule="auto"/>
        <w:rPr/>
      </w:pPr>
      <w:r w:rsidDel="00000000" w:rsidR="00000000" w:rsidRPr="00000000">
        <w:rPr>
          <w:rtl w:val="0"/>
        </w:rPr>
        <w:t xml:space="preserve">Use “population” methods when:</w:t>
      </w:r>
    </w:p>
    <w:p w:rsidR="00000000" w:rsidDel="00000000" w:rsidP="00000000" w:rsidRDefault="00000000" w:rsidRPr="00000000" w14:paraId="00000139">
      <w:pPr>
        <w:numPr>
          <w:ilvl w:val="0"/>
          <w:numId w:val="2"/>
        </w:numPr>
        <w:spacing w:line="276" w:lineRule="auto"/>
        <w:ind w:left="720" w:hanging="360"/>
        <w:rPr>
          <w:u w:val="none"/>
        </w:rPr>
      </w:pPr>
      <w:r w:rsidDel="00000000" w:rsidR="00000000" w:rsidRPr="00000000">
        <w:rPr>
          <w:rtl w:val="0"/>
        </w:rPr>
        <w:t xml:space="preserve">It’s known the dataset is related to the entire population.</w:t>
      </w:r>
    </w:p>
    <w:p w:rsidR="00000000" w:rsidDel="00000000" w:rsidP="00000000" w:rsidRDefault="00000000" w:rsidRPr="00000000" w14:paraId="0000013A">
      <w:pPr>
        <w:numPr>
          <w:ilvl w:val="0"/>
          <w:numId w:val="2"/>
        </w:numPr>
        <w:spacing w:line="276" w:lineRule="auto"/>
        <w:ind w:left="720" w:hanging="360"/>
        <w:rPr>
          <w:u w:val="none"/>
        </w:rPr>
      </w:pPr>
      <w:r w:rsidDel="00000000" w:rsidR="00000000" w:rsidRPr="00000000">
        <w:rPr>
          <w:rtl w:val="0"/>
        </w:rPr>
        <w:t xml:space="preserve">A generalization to a wider, larger population is not interesting.</w:t>
      </w:r>
    </w:p>
    <w:p w:rsidR="00000000" w:rsidDel="00000000" w:rsidP="00000000" w:rsidRDefault="00000000" w:rsidRPr="00000000" w14:paraId="0000013B">
      <w:pPr>
        <w:spacing w:line="276" w:lineRule="auto"/>
        <w:rPr/>
      </w:pPr>
      <w:r w:rsidDel="00000000" w:rsidR="00000000" w:rsidRPr="00000000">
        <w:rPr>
          <w:rtl w:val="0"/>
        </w:rPr>
      </w:r>
    </w:p>
    <w:p w:rsidR="00000000" w:rsidDel="00000000" w:rsidP="00000000" w:rsidRDefault="00000000" w:rsidRPr="00000000" w14:paraId="0000013C">
      <w:pPr>
        <w:spacing w:line="276" w:lineRule="auto"/>
        <w:rPr/>
      </w:pPr>
      <w:r w:rsidDel="00000000" w:rsidR="00000000" w:rsidRPr="00000000">
        <w:rPr>
          <w:rtl w:val="0"/>
        </w:rPr>
        <w:t xml:space="preserve">Use “sample” methods when:</w:t>
      </w:r>
    </w:p>
    <w:p w:rsidR="00000000" w:rsidDel="00000000" w:rsidP="00000000" w:rsidRDefault="00000000" w:rsidRPr="00000000" w14:paraId="0000013D">
      <w:pPr>
        <w:numPr>
          <w:ilvl w:val="0"/>
          <w:numId w:val="6"/>
        </w:numPr>
        <w:spacing w:line="276" w:lineRule="auto"/>
        <w:ind w:left="720" w:hanging="360"/>
        <w:rPr>
          <w:u w:val="none"/>
        </w:rPr>
      </w:pPr>
      <w:r w:rsidDel="00000000" w:rsidR="00000000" w:rsidRPr="00000000">
        <w:rPr>
          <w:rtl w:val="0"/>
        </w:rPr>
        <w:t xml:space="preserve">It’s known the dataset is related to a subset of the whole dataset</w:t>
      </w:r>
    </w:p>
    <w:p w:rsidR="00000000" w:rsidDel="00000000" w:rsidP="00000000" w:rsidRDefault="00000000" w:rsidRPr="00000000" w14:paraId="0000013E">
      <w:pPr>
        <w:numPr>
          <w:ilvl w:val="0"/>
          <w:numId w:val="6"/>
        </w:numPr>
        <w:spacing w:line="276" w:lineRule="auto"/>
        <w:ind w:left="720" w:hanging="360"/>
        <w:rPr>
          <w:u w:val="none"/>
        </w:rPr>
      </w:pPr>
      <w:r w:rsidDel="00000000" w:rsidR="00000000" w:rsidRPr="00000000">
        <w:rPr>
          <w:rtl w:val="0"/>
        </w:rPr>
        <w:t xml:space="preserve">A generalization to a wider, larger sample or population is interesting</w:t>
      </w:r>
    </w:p>
    <w:p w:rsidR="00000000" w:rsidDel="00000000" w:rsidP="00000000" w:rsidRDefault="00000000" w:rsidRPr="00000000" w14:paraId="0000013F">
      <w:pPr>
        <w:spacing w:line="276" w:lineRule="auto"/>
        <w:rPr/>
      </w:pPr>
      <w:r w:rsidDel="00000000" w:rsidR="00000000" w:rsidRPr="00000000">
        <w:rPr>
          <w:rtl w:val="0"/>
        </w:rPr>
      </w:r>
    </w:p>
    <w:p w:rsidR="00000000" w:rsidDel="00000000" w:rsidP="00000000" w:rsidRDefault="00000000" w:rsidRPr="00000000" w14:paraId="00000140">
      <w:pPr>
        <w:spacing w:line="276" w:lineRule="auto"/>
        <w:rPr/>
      </w:pPr>
      <w:r w:rsidDel="00000000" w:rsidR="00000000" w:rsidRPr="00000000">
        <w:rPr>
          <w:rtl w:val="0"/>
        </w:rPr>
        <w:t xml:space="preserve">Rule of thumb: statisticians primarily work with samples. Real-world data can be overwhelmingly large.</w:t>
      </w:r>
    </w:p>
    <w:p w:rsidR="00000000" w:rsidDel="00000000" w:rsidP="00000000" w:rsidRDefault="00000000" w:rsidRPr="00000000" w14:paraId="00000141">
      <w:pPr>
        <w:spacing w:line="276" w:lineRule="auto"/>
        <w:rPr/>
      </w:pPr>
      <w:r w:rsidDel="00000000" w:rsidR="00000000" w:rsidRPr="00000000">
        <w:rPr>
          <w:rtl w:val="0"/>
        </w:rPr>
      </w:r>
    </w:p>
    <w:p w:rsidR="00000000" w:rsidDel="00000000" w:rsidP="00000000" w:rsidRDefault="00000000" w:rsidRPr="00000000" w14:paraId="00000142">
      <w:pPr>
        <w:pStyle w:val="Heading2"/>
        <w:rPr/>
      </w:pPr>
      <w:bookmarkStart w:colFirst="0" w:colLast="0" w:name="_28xqlul0cg0n" w:id="25"/>
      <w:bookmarkEnd w:id="25"/>
      <w:r w:rsidDel="00000000" w:rsidR="00000000" w:rsidRPr="00000000">
        <w:rPr>
          <w:rtl w:val="0"/>
        </w:rPr>
        <w:t xml:space="preserve">Parameters vs Statistics vs Hyperparameters</w:t>
      </w:r>
    </w:p>
    <w:p w:rsidR="00000000" w:rsidDel="00000000" w:rsidP="00000000" w:rsidRDefault="00000000" w:rsidRPr="00000000" w14:paraId="00000143">
      <w:pPr>
        <w:spacing w:line="276" w:lineRule="auto"/>
        <w:rPr/>
      </w:pPr>
      <w:r w:rsidDel="00000000" w:rsidR="00000000" w:rsidRPr="00000000">
        <w:rPr>
          <w:b w:val="1"/>
          <w:rtl w:val="0"/>
        </w:rPr>
        <w:t xml:space="preserve">Parameters</w:t>
      </w:r>
      <w:r w:rsidDel="00000000" w:rsidR="00000000" w:rsidRPr="00000000">
        <w:rPr>
          <w:rtl w:val="0"/>
        </w:rPr>
        <w:t xml:space="preserve"> describe the properties of the entire population.</w:t>
        <w:br w:type="textWrapping"/>
      </w:r>
    </w:p>
    <w:p w:rsidR="00000000" w:rsidDel="00000000" w:rsidP="00000000" w:rsidRDefault="00000000" w:rsidRPr="00000000" w14:paraId="00000144">
      <w:pPr>
        <w:spacing w:line="276" w:lineRule="auto"/>
        <w:rPr/>
      </w:pPr>
      <w:r w:rsidDel="00000000" w:rsidR="00000000" w:rsidRPr="00000000">
        <w:rPr>
          <w:b w:val="1"/>
          <w:rtl w:val="0"/>
        </w:rPr>
        <w:t xml:space="preserve">Statistics</w:t>
      </w:r>
      <w:r w:rsidDel="00000000" w:rsidR="00000000" w:rsidRPr="00000000">
        <w:rPr>
          <w:rtl w:val="0"/>
        </w:rPr>
        <w:t xml:space="preserve"> describe the properties of a sample.</w:t>
        <w:br w:type="textWrapping"/>
        <w:br w:type="textWrapping"/>
      </w:r>
      <w:r w:rsidDel="00000000" w:rsidR="00000000" w:rsidRPr="00000000">
        <w:rPr>
          <w:b w:val="1"/>
          <w:rtl w:val="0"/>
        </w:rPr>
        <w:t xml:space="preserve">Hyperparameters</w:t>
      </w:r>
      <w:r w:rsidDel="00000000" w:rsidR="00000000" w:rsidRPr="00000000">
        <w:rPr>
          <w:b w:val="1"/>
          <w:vertAlign w:val="superscript"/>
        </w:rPr>
        <w:footnoteReference w:customMarkFollows="0" w:id="0"/>
      </w:r>
      <w:r w:rsidDel="00000000" w:rsidR="00000000" w:rsidRPr="00000000">
        <w:rPr>
          <w:rtl w:val="0"/>
        </w:rPr>
        <w:t xml:space="preserve"> (used in modeling and machine learning processes) are instead tuning values. Hyperparameters are set before the model is trained and are not coming from the dataset. </w:t>
      </w:r>
    </w:p>
    <w:p w:rsidR="00000000" w:rsidDel="00000000" w:rsidP="00000000" w:rsidRDefault="00000000" w:rsidRPr="00000000" w14:paraId="00000145">
      <w:pPr>
        <w:pStyle w:val="Heading2"/>
        <w:rPr/>
      </w:pPr>
      <w:bookmarkStart w:colFirst="0" w:colLast="0" w:name="_pxwardpejd2j" w:id="26"/>
      <w:bookmarkEnd w:id="26"/>
      <w:r w:rsidDel="00000000" w:rsidR="00000000" w:rsidRPr="00000000">
        <w:rPr>
          <w:rtl w:val="0"/>
        </w:rPr>
        <w:t xml:space="preserve">Descriptive and inferential statistics</w:t>
      </w:r>
    </w:p>
    <w:p w:rsidR="00000000" w:rsidDel="00000000" w:rsidP="00000000" w:rsidRDefault="00000000" w:rsidRPr="00000000" w14:paraId="00000146">
      <w:pPr>
        <w:rPr/>
      </w:pPr>
      <w:r w:rsidDel="00000000" w:rsidR="00000000" w:rsidRPr="00000000">
        <w:rPr>
          <w:b w:val="1"/>
          <w:rtl w:val="0"/>
        </w:rPr>
        <w:t xml:space="preserve">Descriptive statistics</w:t>
      </w:r>
      <w:r w:rsidDel="00000000" w:rsidR="00000000" w:rsidRPr="00000000">
        <w:rPr>
          <w:rtl w:val="0"/>
        </w:rPr>
        <w:t xml:space="preserve"> is a part of statistics that aim to describe data. It is used to summarize the attribute of a dataset, using measures such as Measures of Central Tendency or Measures of Dispersion.</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b w:val="1"/>
          <w:rtl w:val="0"/>
        </w:rPr>
        <w:t xml:space="preserve">Inferential statistics</w:t>
      </w:r>
      <w:r w:rsidDel="00000000" w:rsidR="00000000" w:rsidRPr="00000000">
        <w:rPr>
          <w:rtl w:val="0"/>
        </w:rPr>
        <w:t xml:space="preserve"> is a part of statistics that is used to test and validate assumptions over a dataset by analyzing a sample, using methods such as Hypothesis Testing or Regression Analysis.</w:t>
      </w:r>
    </w:p>
    <w:p w:rsidR="00000000" w:rsidDel="00000000" w:rsidP="00000000" w:rsidRDefault="00000000" w:rsidRPr="00000000" w14:paraId="00000149">
      <w:pPr>
        <w:pStyle w:val="Heading2"/>
        <w:spacing w:line="276" w:lineRule="auto"/>
        <w:rPr/>
      </w:pPr>
      <w:bookmarkStart w:colFirst="0" w:colLast="0" w:name="_eba39cvbjyn" w:id="27"/>
      <w:bookmarkEnd w:id="27"/>
      <w:r w:rsidDel="00000000" w:rsidR="00000000" w:rsidRPr="00000000">
        <w:rPr>
          <w:rtl w:val="0"/>
        </w:rPr>
        <w:t xml:space="preserve">Binomial Coefficient</w:t>
      </w:r>
    </w:p>
    <w:p w:rsidR="00000000" w:rsidDel="00000000" w:rsidP="00000000" w:rsidRDefault="00000000" w:rsidRPr="00000000" w14:paraId="0000014A">
      <w:pPr>
        <w:spacing w:line="276" w:lineRule="auto"/>
        <w:rPr/>
      </w:pPr>
      <w:r w:rsidDel="00000000" w:rsidR="00000000" w:rsidRPr="00000000">
        <w:rPr>
          <w:rtl w:val="0"/>
        </w:rPr>
        <w:t xml:space="preserve">Binomial Coefficient is a natural number as defined starting from a pair of natural numbers, usually named </w:t>
      </w:r>
      <w:r w:rsidDel="00000000" w:rsidR="00000000" w:rsidRPr="00000000">
        <w:rPr>
          <w:i w:val="1"/>
          <w:rtl w:val="0"/>
        </w:rPr>
        <w:t xml:space="preserve">n </w:t>
      </w:r>
      <w:r w:rsidDel="00000000" w:rsidR="00000000" w:rsidRPr="00000000">
        <w:rPr>
          <w:rtl w:val="0"/>
        </w:rPr>
        <w:t xml:space="preserve">and </w:t>
      </w:r>
      <w:r w:rsidDel="00000000" w:rsidR="00000000" w:rsidRPr="00000000">
        <w:rPr>
          <w:i w:val="1"/>
          <w:rtl w:val="0"/>
        </w:rPr>
        <w:t xml:space="preserve">k. </w:t>
      </w:r>
      <w:r w:rsidDel="00000000" w:rsidR="00000000" w:rsidRPr="00000000">
        <w:rPr>
          <w:rtl w:val="0"/>
        </w:rPr>
      </w:r>
    </w:p>
    <w:p w:rsidR="00000000" w:rsidDel="00000000" w:rsidP="00000000" w:rsidRDefault="00000000" w:rsidRPr="00000000" w14:paraId="0000014B">
      <w:pPr>
        <w:spacing w:line="276" w:lineRule="auto"/>
        <w:rPr/>
      </w:pPr>
      <w:r w:rsidDel="00000000" w:rsidR="00000000" w:rsidRPr="00000000">
        <w:rPr>
          <w:rtl w:val="0"/>
        </w:rPr>
        <w:t xml:space="preserve">Binomial Coefficient represents the number of sub-groups of </w:t>
      </w:r>
      <w:r w:rsidDel="00000000" w:rsidR="00000000" w:rsidRPr="00000000">
        <w:rPr>
          <w:i w:val="1"/>
          <w:rtl w:val="0"/>
        </w:rPr>
        <w:t xml:space="preserve">k</w:t>
      </w:r>
      <w:r w:rsidDel="00000000" w:rsidR="00000000" w:rsidRPr="00000000">
        <w:rPr>
          <w:rtl w:val="0"/>
        </w:rPr>
        <w:t xml:space="preserve"> elements that could be made out of a dataset of </w:t>
      </w:r>
      <w:r w:rsidDel="00000000" w:rsidR="00000000" w:rsidRPr="00000000">
        <w:rPr>
          <w:i w:val="1"/>
          <w:rtl w:val="0"/>
        </w:rPr>
        <w:t xml:space="preserve">n</w:t>
      </w:r>
      <w:r w:rsidDel="00000000" w:rsidR="00000000" w:rsidRPr="00000000">
        <w:rPr>
          <w:rtl w:val="0"/>
        </w:rPr>
        <w:t xml:space="preserve"> objects.</w:t>
      </w:r>
    </w:p>
    <w:p w:rsidR="00000000" w:rsidDel="00000000" w:rsidP="00000000" w:rsidRDefault="00000000" w:rsidRPr="00000000" w14:paraId="0000014C">
      <w:pPr>
        <w:pStyle w:val="Heading2"/>
        <w:spacing w:line="276" w:lineRule="auto"/>
        <w:rPr/>
      </w:pPr>
      <w:bookmarkStart w:colFirst="0" w:colLast="0" w:name="_a3qndk8ghjen" w:id="28"/>
      <w:bookmarkEnd w:id="28"/>
      <w:r w:rsidDel="00000000" w:rsidR="00000000" w:rsidRPr="00000000">
        <w:rPr>
          <w:rtl w:val="0"/>
        </w:rPr>
        <w:t xml:space="preserve">Binomial Distribution</w:t>
      </w:r>
    </w:p>
    <w:p w:rsidR="00000000" w:rsidDel="00000000" w:rsidP="00000000" w:rsidRDefault="00000000" w:rsidRPr="00000000" w14:paraId="0000014D">
      <w:pPr>
        <w:spacing w:line="276" w:lineRule="auto"/>
        <w:rPr/>
      </w:pPr>
      <w:r w:rsidDel="00000000" w:rsidR="00000000" w:rsidRPr="00000000">
        <w:rPr>
          <w:rtl w:val="0"/>
        </w:rPr>
        <w:t xml:space="preserve">In probability theory and statistics, the binomial distribution with parameters n and p is the discrete probability distribution of the number of successes in a sequence of n independent experiments, each asking a yes–no question, and each with its own Boolean-valued outcome: success (with probability p) or failure (with probability q=1-p). A single success/failure experiment is also called a Bernoulli trial or Bernoulli experiment, and a sequence of outcomes is called a Bernoulli process; for a single trial, i.e., n = 1, the binomial distribution is a Bernoulli distribution. The binomial distribution is the basis for the popular binomial test of statistical significance.</w:t>
      </w:r>
    </w:p>
    <w:p w:rsidR="00000000" w:rsidDel="00000000" w:rsidP="00000000" w:rsidRDefault="00000000" w:rsidRPr="00000000" w14:paraId="0000014E">
      <w:pPr>
        <w:pStyle w:val="Heading2"/>
        <w:spacing w:line="276" w:lineRule="auto"/>
        <w:rPr/>
      </w:pPr>
      <w:bookmarkStart w:colFirst="0" w:colLast="0" w:name="_tmc92yw26amt" w:id="29"/>
      <w:bookmarkEnd w:id="29"/>
      <w:r w:rsidDel="00000000" w:rsidR="00000000" w:rsidRPr="00000000">
        <w:rPr>
          <w:rtl w:val="0"/>
        </w:rPr>
        <w:t xml:space="preserve">Measurement of Central Tendency</w:t>
      </w:r>
    </w:p>
    <w:p w:rsidR="00000000" w:rsidDel="00000000" w:rsidP="00000000" w:rsidRDefault="00000000" w:rsidRPr="00000000" w14:paraId="0000014F">
      <w:pPr>
        <w:spacing w:line="276" w:lineRule="auto"/>
        <w:rPr/>
      </w:pPr>
      <w:r w:rsidDel="00000000" w:rsidR="00000000" w:rsidRPr="00000000">
        <w:rPr>
          <w:rtl w:val="0"/>
        </w:rPr>
      </w:r>
    </w:p>
    <w:p w:rsidR="00000000" w:rsidDel="00000000" w:rsidP="00000000" w:rsidRDefault="00000000" w:rsidRPr="00000000" w14:paraId="00000150">
      <w:pPr>
        <w:spacing w:line="276" w:lineRule="auto"/>
        <w:rPr/>
      </w:pPr>
      <w:r w:rsidDel="00000000" w:rsidR="00000000" w:rsidRPr="00000000">
        <w:rPr>
          <w:b w:val="1"/>
          <w:rtl w:val="0"/>
        </w:rPr>
        <w:t xml:space="preserve">Central tendency</w:t>
      </w:r>
      <w:r w:rsidDel="00000000" w:rsidR="00000000" w:rsidRPr="00000000">
        <w:rPr>
          <w:rtl w:val="0"/>
        </w:rPr>
        <w:t xml:space="preserve"> is defined as “the statistical measure that identifies a single value as representative of an entire distribution.” It aims to provide an accurate description of the entire data. It is the single value that is most typical/representative of the collected data.</w:t>
      </w:r>
    </w:p>
    <w:p w:rsidR="00000000" w:rsidDel="00000000" w:rsidP="00000000" w:rsidRDefault="00000000" w:rsidRPr="00000000" w14:paraId="00000151">
      <w:pPr>
        <w:spacing w:line="276" w:lineRule="auto"/>
        <w:rPr/>
      </w:pPr>
      <w:r w:rsidDel="00000000" w:rsidR="00000000" w:rsidRPr="00000000">
        <w:rPr>
          <w:rtl w:val="0"/>
        </w:rPr>
      </w:r>
    </w:p>
    <w:p w:rsidR="00000000" w:rsidDel="00000000" w:rsidP="00000000" w:rsidRDefault="00000000" w:rsidRPr="00000000" w14:paraId="00000152">
      <w:pPr>
        <w:spacing w:line="276" w:lineRule="auto"/>
        <w:ind w:left="0" w:firstLine="0"/>
        <w:rPr/>
      </w:pPr>
      <w:r w:rsidDel="00000000" w:rsidR="00000000" w:rsidRPr="00000000">
        <w:rPr>
          <w:b w:val="1"/>
          <w:rtl w:val="0"/>
        </w:rPr>
        <w:t xml:space="preserve">Mean:</w:t>
      </w:r>
      <w:r w:rsidDel="00000000" w:rsidR="00000000" w:rsidRPr="00000000">
        <w:rPr>
          <w:rtl w:val="0"/>
        </w:rPr>
        <w:t xml:space="preserve"> </w:t>
      </w:r>
    </w:p>
    <w:p w:rsidR="00000000" w:rsidDel="00000000" w:rsidP="00000000" w:rsidRDefault="00000000" w:rsidRPr="00000000" w14:paraId="00000153">
      <w:pPr>
        <w:spacing w:line="276" w:lineRule="auto"/>
        <w:ind w:left="0" w:firstLine="0"/>
        <w:rPr/>
      </w:pPr>
      <w:r w:rsidDel="00000000" w:rsidR="00000000" w:rsidRPr="00000000">
        <w:rPr>
          <w:rtl w:val="0"/>
        </w:rPr>
        <w:t xml:space="preserve">Mean is generically expressed as:</w:t>
      </w:r>
    </w:p>
    <w:p w:rsidR="00000000" w:rsidDel="00000000" w:rsidP="00000000" w:rsidRDefault="00000000" w:rsidRPr="00000000" w14:paraId="00000154">
      <w:pPr>
        <w:spacing w:line="276" w:lineRule="auto"/>
        <w:ind w:left="0" w:firstLine="0"/>
        <w:rPr/>
      </w:pPr>
      <w:r w:rsidDel="00000000" w:rsidR="00000000" w:rsidRPr="00000000">
        <w:rPr>
          <w:rtl w:val="0"/>
        </w:rPr>
      </w:r>
    </w:p>
    <w:p w:rsidR="00000000" w:rsidDel="00000000" w:rsidP="00000000" w:rsidRDefault="00000000" w:rsidRPr="00000000" w14:paraId="00000155">
      <w:pPr>
        <w:spacing w:line="276" w:lineRule="auto"/>
        <w:rPr/>
      </w:pPr>
      <w:r w:rsidDel="00000000" w:rsidR="00000000" w:rsidRPr="00000000">
        <w:rPr>
          <w:rtl w:val="0"/>
        </w:rPr>
        <w:t xml:space="preserve">sum of all data points / number of data points</w:t>
      </w:r>
    </w:p>
    <w:p w:rsidR="00000000" w:rsidDel="00000000" w:rsidP="00000000" w:rsidRDefault="00000000" w:rsidRPr="00000000" w14:paraId="00000156">
      <w:pPr>
        <w:spacing w:line="276" w:lineRule="auto"/>
        <w:ind w:left="0" w:firstLine="0"/>
        <w:rPr/>
      </w:pPr>
      <w:r w:rsidDel="00000000" w:rsidR="00000000" w:rsidRPr="00000000">
        <w:rPr>
          <w:rtl w:val="0"/>
        </w:rPr>
        <w:br w:type="textWrapping"/>
        <w:t xml:space="preserve">Mean is the same concept of “average”, but average is generally used in arithmetic, while “mean” is expressingly considering the central point among a dataset in statistics. Arithmetic Mean is equal to average, while Harmonic or Geometric Mean have different meanings. </w:t>
      </w:r>
    </w:p>
    <w:p w:rsidR="00000000" w:rsidDel="00000000" w:rsidP="00000000" w:rsidRDefault="00000000" w:rsidRPr="00000000" w14:paraId="00000157">
      <w:pPr>
        <w:spacing w:line="276" w:lineRule="auto"/>
        <w:ind w:left="0" w:firstLine="0"/>
        <w:rPr/>
      </w:pPr>
      <w:r w:rsidDel="00000000" w:rsidR="00000000" w:rsidRPr="00000000">
        <w:rPr>
          <w:rtl w:val="0"/>
        </w:rPr>
      </w:r>
    </w:p>
    <w:p w:rsidR="00000000" w:rsidDel="00000000" w:rsidP="00000000" w:rsidRDefault="00000000" w:rsidRPr="00000000" w14:paraId="00000158">
      <w:pPr>
        <w:spacing w:line="276" w:lineRule="auto"/>
        <w:ind w:left="0" w:firstLine="0"/>
        <w:rPr/>
      </w:pPr>
      <w:r w:rsidDel="00000000" w:rsidR="00000000" w:rsidRPr="00000000">
        <w:rPr>
          <w:rtl w:val="0"/>
        </w:rPr>
        <w:t xml:space="preserve">Mean can be expressed also with symbols:</w:t>
      </w:r>
    </w:p>
    <w:p w:rsidR="00000000" w:rsidDel="00000000" w:rsidP="00000000" w:rsidRDefault="00000000" w:rsidRPr="00000000" w14:paraId="00000159">
      <w:pPr>
        <w:spacing w:line="276" w:lineRule="auto"/>
        <w:ind w:left="0" w:firstLine="0"/>
        <w:rPr/>
      </w:pPr>
      <m:oMath>
        <m:r>
          <w:rPr>
            <w:color w:val="202124"/>
            <w:sz w:val="24"/>
            <w:szCs w:val="24"/>
            <w:highlight w:val="white"/>
          </w:rPr>
          <m:t xml:space="preserve">μ </m:t>
        </m:r>
      </m:oMath>
      <w:r w:rsidDel="00000000" w:rsidR="00000000" w:rsidRPr="00000000">
        <w:rPr>
          <w:rtl w:val="0"/>
        </w:rPr>
        <w:t xml:space="preserve"> called MU or even with x bar x̄</w:t>
      </w:r>
    </w:p>
    <w:p w:rsidR="00000000" w:rsidDel="00000000" w:rsidP="00000000" w:rsidRDefault="00000000" w:rsidRPr="00000000" w14:paraId="0000015A">
      <w:pPr>
        <w:spacing w:line="276" w:lineRule="auto"/>
        <w:ind w:left="0" w:firstLine="0"/>
        <w:rPr/>
      </w:pPr>
      <w:r w:rsidDel="00000000" w:rsidR="00000000" w:rsidRPr="00000000">
        <w:rPr>
          <w:rtl w:val="0"/>
        </w:rPr>
      </w:r>
    </w:p>
    <w:p w:rsidR="00000000" w:rsidDel="00000000" w:rsidP="00000000" w:rsidRDefault="00000000" w:rsidRPr="00000000" w14:paraId="0000015B">
      <w:pPr>
        <w:spacing w:line="276" w:lineRule="auto"/>
        <w:ind w:left="0" w:firstLine="0"/>
        <w:rPr/>
      </w:pPr>
      <w:r w:rsidDel="00000000" w:rsidR="00000000" w:rsidRPr="00000000">
        <w:rPr>
          <w:rtl w:val="0"/>
        </w:rPr>
        <w:t xml:space="preserve">in the specific context of statistical studies, </w:t>
      </w:r>
    </w:p>
    <w:p w:rsidR="00000000" w:rsidDel="00000000" w:rsidP="00000000" w:rsidRDefault="00000000" w:rsidRPr="00000000" w14:paraId="0000015C">
      <w:pPr>
        <w:spacing w:line="276" w:lineRule="auto"/>
        <w:ind w:left="0" w:firstLine="0"/>
        <w:rPr/>
      </w:pPr>
      <w:r w:rsidDel="00000000" w:rsidR="00000000" w:rsidRPr="00000000">
        <w:rPr>
          <w:rtl w:val="0"/>
        </w:rPr>
      </w:r>
    </w:p>
    <w:p w:rsidR="00000000" w:rsidDel="00000000" w:rsidP="00000000" w:rsidRDefault="00000000" w:rsidRPr="00000000" w14:paraId="0000015D">
      <w:pPr>
        <w:spacing w:line="276" w:lineRule="auto"/>
        <w:ind w:left="0" w:firstLine="0"/>
        <w:rPr/>
      </w:pPr>
      <w:r w:rsidDel="00000000" w:rsidR="00000000" w:rsidRPr="00000000">
        <w:rPr>
          <w:rtl w:val="0"/>
        </w:rPr>
        <w:t xml:space="preserve">x̄ is used for mean over a sample</w:t>
      </w:r>
    </w:p>
    <w:p w:rsidR="00000000" w:rsidDel="00000000" w:rsidP="00000000" w:rsidRDefault="00000000" w:rsidRPr="00000000" w14:paraId="0000015E">
      <w:pPr>
        <w:spacing w:line="276" w:lineRule="auto"/>
        <w:rPr/>
      </w:pPr>
      <m:oMath>
        <m:r>
          <w:rPr>
            <w:color w:val="202124"/>
            <w:sz w:val="24"/>
            <w:szCs w:val="24"/>
            <w:highlight w:val="white"/>
          </w:rPr>
          <m:t xml:space="preserve">μ</m:t>
        </m:r>
      </m:oMath>
      <w:r w:rsidDel="00000000" w:rsidR="00000000" w:rsidRPr="00000000">
        <w:rPr>
          <w:rtl w:val="0"/>
        </w:rPr>
        <w:t xml:space="preserve"> is used for mean over the entire population </w:t>
      </w:r>
    </w:p>
    <w:p w:rsidR="00000000" w:rsidDel="00000000" w:rsidP="00000000" w:rsidRDefault="00000000" w:rsidRPr="00000000" w14:paraId="0000015F">
      <w:pPr>
        <w:spacing w:line="276" w:lineRule="auto"/>
        <w:ind w:left="0" w:firstLine="0"/>
        <w:rPr/>
      </w:pPr>
      <w:r w:rsidDel="00000000" w:rsidR="00000000" w:rsidRPr="00000000">
        <w:rPr>
          <w:rtl w:val="0"/>
        </w:rPr>
      </w:r>
    </w:p>
    <w:p w:rsidR="00000000" w:rsidDel="00000000" w:rsidP="00000000" w:rsidRDefault="00000000" w:rsidRPr="00000000" w14:paraId="00000160">
      <w:pPr>
        <w:spacing w:line="276" w:lineRule="auto"/>
        <w:ind w:left="0" w:firstLine="0"/>
        <w:rPr/>
      </w:pPr>
      <w:r w:rsidDel="00000000" w:rsidR="00000000" w:rsidRPr="00000000">
        <w:rPr>
          <w:rtl w:val="0"/>
        </w:rPr>
      </w:r>
    </w:p>
    <w:p w:rsidR="00000000" w:rsidDel="00000000" w:rsidP="00000000" w:rsidRDefault="00000000" w:rsidRPr="00000000" w14:paraId="00000161">
      <w:pPr>
        <w:spacing w:line="276" w:lineRule="auto"/>
        <w:ind w:left="0" w:firstLine="0"/>
        <w:rPr/>
      </w:pPr>
      <w:r w:rsidDel="00000000" w:rsidR="00000000" w:rsidRPr="00000000">
        <w:rPr/>
        <w:drawing>
          <wp:inline distB="114300" distT="114300" distL="114300" distR="114300">
            <wp:extent cx="2790825" cy="581025"/>
            <wp:effectExtent b="0" l="0" r="0" t="0"/>
            <wp:docPr id="1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7908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line="276" w:lineRule="auto"/>
        <w:ind w:left="720" w:firstLine="0"/>
        <w:rPr/>
      </w:pPr>
      <w:r w:rsidDel="00000000" w:rsidR="00000000" w:rsidRPr="00000000">
        <w:rPr>
          <w:rtl w:val="0"/>
        </w:rPr>
      </w:r>
    </w:p>
    <w:p w:rsidR="00000000" w:rsidDel="00000000" w:rsidP="00000000" w:rsidRDefault="00000000" w:rsidRPr="00000000" w14:paraId="00000163">
      <w:pPr>
        <w:spacing w:line="276" w:lineRule="auto"/>
        <w:ind w:left="0" w:firstLine="0"/>
        <w:rPr/>
      </w:pPr>
      <w:r w:rsidDel="00000000" w:rsidR="00000000" w:rsidRPr="00000000">
        <w:rPr>
          <w:rtl w:val="0"/>
        </w:rPr>
        <w:t xml:space="preserve">There are many different types of Mean, such as:</w:t>
      </w:r>
    </w:p>
    <w:p w:rsidR="00000000" w:rsidDel="00000000" w:rsidP="00000000" w:rsidRDefault="00000000" w:rsidRPr="00000000" w14:paraId="00000164">
      <w:pPr>
        <w:spacing w:line="276" w:lineRule="auto"/>
        <w:ind w:left="0" w:firstLine="0"/>
        <w:rPr/>
      </w:pPr>
      <w:r w:rsidDel="00000000" w:rsidR="00000000" w:rsidRPr="00000000">
        <w:rPr>
          <w:rtl w:val="0"/>
        </w:rPr>
      </w:r>
    </w:p>
    <w:p w:rsidR="00000000" w:rsidDel="00000000" w:rsidP="00000000" w:rsidRDefault="00000000" w:rsidRPr="00000000" w14:paraId="00000165">
      <w:pPr>
        <w:spacing w:line="276" w:lineRule="auto"/>
        <w:ind w:left="0" w:firstLine="0"/>
        <w:rPr/>
      </w:pPr>
      <w:r w:rsidDel="00000000" w:rsidR="00000000" w:rsidRPr="00000000">
        <w:rPr>
          <w:b w:val="1"/>
          <w:rtl w:val="0"/>
        </w:rPr>
        <w:t xml:space="preserve">Arithmetic Mean</w:t>
      </w:r>
      <w:r w:rsidDel="00000000" w:rsidR="00000000" w:rsidRPr="00000000">
        <w:rPr>
          <w:rtl w:val="0"/>
        </w:rPr>
        <w:t xml:space="preserve">:</w:t>
      </w:r>
    </w:p>
    <w:p w:rsidR="00000000" w:rsidDel="00000000" w:rsidP="00000000" w:rsidRDefault="00000000" w:rsidRPr="00000000" w14:paraId="00000166">
      <w:pPr>
        <w:spacing w:line="276" w:lineRule="auto"/>
        <w:ind w:left="0" w:firstLine="0"/>
        <w:rPr/>
      </w:pPr>
      <w:r w:rsidDel="00000000" w:rsidR="00000000" w:rsidRPr="00000000">
        <w:rPr>
          <w:rtl w:val="0"/>
        </w:rPr>
        <w:t xml:space="preserve">It’s expressed as the sum of all data points / number of data points.</w:t>
      </w:r>
    </w:p>
    <w:p w:rsidR="00000000" w:rsidDel="00000000" w:rsidP="00000000" w:rsidRDefault="00000000" w:rsidRPr="00000000" w14:paraId="00000167">
      <w:pPr>
        <w:spacing w:line="276" w:lineRule="auto"/>
        <w:ind w:left="0" w:firstLine="0"/>
        <w:rPr/>
      </w:pPr>
      <w:r w:rsidDel="00000000" w:rsidR="00000000" w:rsidRPr="00000000">
        <w:rPr>
          <w:rtl w:val="0"/>
        </w:rPr>
        <w:t xml:space="preserve">It’s the easiest kind of mean. </w:t>
      </w:r>
      <w:r w:rsidDel="00000000" w:rsidR="00000000" w:rsidRPr="00000000">
        <w:rPr>
          <w:rtl w:val="0"/>
        </w:rPr>
      </w:r>
    </w:p>
    <w:p w:rsidR="00000000" w:rsidDel="00000000" w:rsidP="00000000" w:rsidRDefault="00000000" w:rsidRPr="00000000" w14:paraId="00000168">
      <w:pPr>
        <w:spacing w:line="276" w:lineRule="auto"/>
        <w:ind w:left="0" w:firstLine="0"/>
        <w:rPr>
          <w:b w:val="1"/>
        </w:rPr>
      </w:pPr>
      <w:r w:rsidDel="00000000" w:rsidR="00000000" w:rsidRPr="00000000">
        <w:rPr>
          <w:rtl w:val="0"/>
        </w:rPr>
      </w:r>
    </w:p>
    <w:p w:rsidR="00000000" w:rsidDel="00000000" w:rsidP="00000000" w:rsidRDefault="00000000" w:rsidRPr="00000000" w14:paraId="00000169">
      <w:pPr>
        <w:spacing w:line="276" w:lineRule="auto"/>
        <w:ind w:left="0" w:firstLine="0"/>
        <w:rPr>
          <w:b w:val="1"/>
        </w:rPr>
      </w:pPr>
      <w:r w:rsidDel="00000000" w:rsidR="00000000" w:rsidRPr="00000000">
        <w:rPr>
          <w:b w:val="1"/>
          <w:rtl w:val="0"/>
        </w:rPr>
        <w:t xml:space="preserve">Weighted Mean:</w:t>
      </w:r>
    </w:p>
    <w:p w:rsidR="00000000" w:rsidDel="00000000" w:rsidP="00000000" w:rsidRDefault="00000000" w:rsidRPr="00000000" w14:paraId="0000016A">
      <w:pPr>
        <w:spacing w:line="276" w:lineRule="auto"/>
        <w:ind w:left="0" w:firstLine="0"/>
        <w:rPr/>
      </w:pPr>
      <w:r w:rsidDel="00000000" w:rsidR="00000000" w:rsidRPr="00000000">
        <w:rPr>
          <w:rtl w:val="0"/>
        </w:rPr>
        <w:t xml:space="preserve">Here the weight of each item is taken into account for computing the mean.</w:t>
        <w:br w:type="textWrapping"/>
        <w:br w:type="textWrapping"/>
        <w:t xml:space="preserve">For example, the average weight of an apple, given that you have many apples with different weight clusters.</w:t>
      </w:r>
    </w:p>
    <w:p w:rsidR="00000000" w:rsidDel="00000000" w:rsidP="00000000" w:rsidRDefault="00000000" w:rsidRPr="00000000" w14:paraId="0000016B">
      <w:pPr>
        <w:spacing w:line="276" w:lineRule="auto"/>
        <w:ind w:left="0" w:firstLine="0"/>
        <w:rPr/>
      </w:pPr>
      <w:r w:rsidDel="00000000" w:rsidR="00000000" w:rsidRPr="00000000">
        <w:rPr>
          <w:rtl w:val="0"/>
        </w:rPr>
      </w:r>
    </w:p>
    <w:p w:rsidR="00000000" w:rsidDel="00000000" w:rsidP="00000000" w:rsidRDefault="00000000" w:rsidRPr="00000000" w14:paraId="0000016C">
      <w:pPr>
        <w:spacing w:line="276" w:lineRule="auto"/>
        <w:ind w:left="0" w:firstLine="0"/>
        <w:rPr/>
      </w:pPr>
      <w:r w:rsidDel="00000000" w:rsidR="00000000" w:rsidRPr="00000000">
        <w:rPr>
          <w:rtl w:val="0"/>
        </w:rPr>
      </w:r>
    </w:p>
    <w:tbl>
      <w:tblPr>
        <w:tblStyle w:val="Table1"/>
        <w:tblW w:w="3287.99999999999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1577.999999999999"/>
        <w:tblGridChange w:id="0">
          <w:tblGrid>
            <w:gridCol w:w="1710"/>
            <w:gridCol w:w="1577.999999999999"/>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Apple (n)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Weight (g)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w:t>
            </w:r>
          </w:p>
        </w:tc>
      </w:tr>
    </w:tbl>
    <w:p w:rsidR="00000000" w:rsidDel="00000000" w:rsidP="00000000" w:rsidRDefault="00000000" w:rsidRPr="00000000" w14:paraId="00000175">
      <w:pPr>
        <w:spacing w:line="276" w:lineRule="auto"/>
        <w:ind w:left="0" w:firstLine="0"/>
        <w:rPr/>
      </w:pPr>
      <w:r w:rsidDel="00000000" w:rsidR="00000000" w:rsidRPr="00000000">
        <w:rPr>
          <w:rtl w:val="0"/>
        </w:rPr>
      </w:r>
    </w:p>
    <w:p w:rsidR="00000000" w:rsidDel="00000000" w:rsidP="00000000" w:rsidRDefault="00000000" w:rsidRPr="00000000" w14:paraId="00000176">
      <w:pPr>
        <w:spacing w:line="276" w:lineRule="auto"/>
        <w:ind w:left="0" w:firstLine="0"/>
        <w:rPr/>
      </w:pPr>
      <w:r w:rsidDel="00000000" w:rsidR="00000000" w:rsidRPr="00000000">
        <w:rPr>
          <w:rtl w:val="0"/>
        </w:rPr>
        <w:t xml:space="preserve">The weighted mean would be then: ((8*200)+(3*250)+(8*100))/(8+3+8) </w:t>
      </w:r>
    </w:p>
    <w:p w:rsidR="00000000" w:rsidDel="00000000" w:rsidP="00000000" w:rsidRDefault="00000000" w:rsidRPr="00000000" w14:paraId="00000177">
      <w:pPr>
        <w:spacing w:line="276" w:lineRule="auto"/>
        <w:ind w:left="0" w:firstLine="0"/>
        <w:rPr/>
      </w:pPr>
      <w:r w:rsidDel="00000000" w:rsidR="00000000" w:rsidRPr="00000000">
        <w:rPr>
          <w:rtl w:val="0"/>
        </w:rPr>
      </w:r>
    </w:p>
    <w:p w:rsidR="00000000" w:rsidDel="00000000" w:rsidP="00000000" w:rsidRDefault="00000000" w:rsidRPr="00000000" w14:paraId="00000178">
      <w:pPr>
        <w:spacing w:line="276" w:lineRule="auto"/>
        <w:ind w:left="0" w:firstLine="0"/>
        <w:rPr>
          <w:b w:val="1"/>
        </w:rPr>
      </w:pPr>
      <w:r w:rsidDel="00000000" w:rsidR="00000000" w:rsidRPr="00000000">
        <w:rPr>
          <w:b w:val="1"/>
          <w:rtl w:val="0"/>
        </w:rPr>
        <w:t xml:space="preserve">Truncated Mean:</w:t>
      </w:r>
    </w:p>
    <w:p w:rsidR="00000000" w:rsidDel="00000000" w:rsidP="00000000" w:rsidRDefault="00000000" w:rsidRPr="00000000" w14:paraId="00000179">
      <w:pPr>
        <w:spacing w:line="276" w:lineRule="auto"/>
        <w:ind w:left="0" w:firstLine="0"/>
        <w:rPr/>
      </w:pPr>
      <w:r w:rsidDel="00000000" w:rsidR="00000000" w:rsidRPr="00000000">
        <w:rPr>
          <w:rtl w:val="0"/>
        </w:rPr>
        <w:t xml:space="preserve">A truncated mean or trimmed mean is a statistical measure of central tendency, much like the mean and median. It involves the calculation of the mean after discarding given parts of a probability distribution or sample at the high and low end, and typically discarding an equal amount of both. </w:t>
      </w:r>
    </w:p>
    <w:p w:rsidR="00000000" w:rsidDel="00000000" w:rsidP="00000000" w:rsidRDefault="00000000" w:rsidRPr="00000000" w14:paraId="0000017A">
      <w:pPr>
        <w:spacing w:line="276" w:lineRule="auto"/>
        <w:ind w:left="0" w:firstLine="0"/>
        <w:rPr/>
      </w:pPr>
      <w:r w:rsidDel="00000000" w:rsidR="00000000" w:rsidRPr="00000000">
        <w:rPr>
          <w:rtl w:val="0"/>
        </w:rPr>
        <w:t xml:space="preserve">This number of points to be discarded is usually given as a percentage of the total number of points, but may also be given as a fixed number of points.</w:t>
      </w:r>
    </w:p>
    <w:p w:rsidR="00000000" w:rsidDel="00000000" w:rsidP="00000000" w:rsidRDefault="00000000" w:rsidRPr="00000000" w14:paraId="0000017B">
      <w:pPr>
        <w:spacing w:line="276" w:lineRule="auto"/>
        <w:ind w:left="0" w:firstLine="0"/>
        <w:rPr/>
      </w:pPr>
      <w:r w:rsidDel="00000000" w:rsidR="00000000" w:rsidRPr="00000000">
        <w:rPr>
          <w:rtl w:val="0"/>
        </w:rPr>
      </w:r>
    </w:p>
    <w:p w:rsidR="00000000" w:rsidDel="00000000" w:rsidP="00000000" w:rsidRDefault="00000000" w:rsidRPr="00000000" w14:paraId="0000017C">
      <w:pPr>
        <w:spacing w:line="276" w:lineRule="auto"/>
        <w:ind w:left="0" w:firstLine="0"/>
        <w:rPr/>
      </w:pPr>
      <w:r w:rsidDel="00000000" w:rsidR="00000000" w:rsidRPr="00000000">
        <w:rPr>
          <w:rtl w:val="0"/>
        </w:rPr>
        <w:t xml:space="preserve">I.e. in the given dataset:</w:t>
      </w:r>
    </w:p>
    <w:p w:rsidR="00000000" w:rsidDel="00000000" w:rsidP="00000000" w:rsidRDefault="00000000" w:rsidRPr="00000000" w14:paraId="0000017D">
      <w:pPr>
        <w:spacing w:line="276" w:lineRule="auto"/>
        <w:ind w:left="0" w:firstLine="0"/>
        <w:rPr/>
      </w:pPr>
      <w:r w:rsidDel="00000000" w:rsidR="00000000" w:rsidRPr="00000000">
        <w:rPr>
          <w:rtl w:val="0"/>
        </w:rPr>
        <w:t xml:space="preserve">16 18 21 27 32 32 33 91 would make sense to trim 16 and 91 since  they looks as outliers to our dataset.</w:t>
      </w:r>
    </w:p>
    <w:p w:rsidR="00000000" w:rsidDel="00000000" w:rsidP="00000000" w:rsidRDefault="00000000" w:rsidRPr="00000000" w14:paraId="0000017E">
      <w:pPr>
        <w:spacing w:line="276" w:lineRule="auto"/>
        <w:ind w:left="0" w:firstLine="0"/>
        <w:rPr/>
      </w:pPr>
      <w:r w:rsidDel="00000000" w:rsidR="00000000" w:rsidRPr="00000000">
        <w:rPr>
          <w:rtl w:val="0"/>
        </w:rPr>
      </w:r>
    </w:p>
    <w:p w:rsidR="00000000" w:rsidDel="00000000" w:rsidP="00000000" w:rsidRDefault="00000000" w:rsidRPr="00000000" w14:paraId="0000017F">
      <w:pPr>
        <w:spacing w:line="276" w:lineRule="auto"/>
        <w:ind w:left="0" w:firstLine="0"/>
        <w:rPr>
          <w:b w:val="1"/>
        </w:rPr>
      </w:pPr>
      <w:r w:rsidDel="00000000" w:rsidR="00000000" w:rsidRPr="00000000">
        <w:rPr>
          <w:b w:val="1"/>
          <w:rtl w:val="0"/>
        </w:rPr>
        <w:t xml:space="preserve">Mode:</w:t>
      </w:r>
    </w:p>
    <w:p w:rsidR="00000000" w:rsidDel="00000000" w:rsidP="00000000" w:rsidRDefault="00000000" w:rsidRPr="00000000" w14:paraId="00000180">
      <w:pPr>
        <w:spacing w:line="276" w:lineRule="auto"/>
        <w:ind w:left="0" w:firstLine="0"/>
        <w:rPr/>
      </w:pPr>
      <w:r w:rsidDel="00000000" w:rsidR="00000000" w:rsidRPr="00000000">
        <w:rPr>
          <w:rtl w:val="0"/>
        </w:rPr>
        <w:t xml:space="preserve">The mode is the value occurring most often in a dataset </w:t>
      </w:r>
    </w:p>
    <w:p w:rsidR="00000000" w:rsidDel="00000000" w:rsidP="00000000" w:rsidRDefault="00000000" w:rsidRPr="00000000" w14:paraId="00000181">
      <w:pPr>
        <w:spacing w:line="276" w:lineRule="auto"/>
        <w:ind w:left="0" w:firstLine="0"/>
        <w:rPr/>
      </w:pPr>
      <w:r w:rsidDel="00000000" w:rsidR="00000000" w:rsidRPr="00000000">
        <w:rPr>
          <w:rtl w:val="0"/>
        </w:rPr>
      </w:r>
    </w:p>
    <w:p w:rsidR="00000000" w:rsidDel="00000000" w:rsidP="00000000" w:rsidRDefault="00000000" w:rsidRPr="00000000" w14:paraId="00000182">
      <w:pPr>
        <w:spacing w:line="276" w:lineRule="auto"/>
        <w:ind w:left="0" w:firstLine="0"/>
        <w:rPr/>
      </w:pPr>
      <w:r w:rsidDel="00000000" w:rsidR="00000000" w:rsidRPr="00000000">
        <w:rPr>
          <w:rtl w:val="0"/>
        </w:rPr>
        <w:t xml:space="preserve">dataset = 8, 5, 4, 27, 35, 8, 29</w:t>
      </w:r>
    </w:p>
    <w:p w:rsidR="00000000" w:rsidDel="00000000" w:rsidP="00000000" w:rsidRDefault="00000000" w:rsidRPr="00000000" w14:paraId="00000183">
      <w:pPr>
        <w:spacing w:line="276" w:lineRule="auto"/>
        <w:ind w:left="0" w:firstLine="0"/>
        <w:rPr/>
      </w:pPr>
      <w:r w:rsidDel="00000000" w:rsidR="00000000" w:rsidRPr="00000000">
        <w:rPr>
          <w:rtl w:val="0"/>
        </w:rPr>
        <w:t xml:space="preserve">mode = 8</w:t>
      </w:r>
    </w:p>
    <w:p w:rsidR="00000000" w:rsidDel="00000000" w:rsidP="00000000" w:rsidRDefault="00000000" w:rsidRPr="00000000" w14:paraId="00000184">
      <w:pPr>
        <w:spacing w:line="276" w:lineRule="auto"/>
        <w:ind w:left="0" w:firstLine="0"/>
        <w:rPr/>
      </w:pPr>
      <w:r w:rsidDel="00000000" w:rsidR="00000000" w:rsidRPr="00000000">
        <w:rPr>
          <w:rtl w:val="0"/>
        </w:rPr>
      </w:r>
    </w:p>
    <w:p w:rsidR="00000000" w:rsidDel="00000000" w:rsidP="00000000" w:rsidRDefault="00000000" w:rsidRPr="00000000" w14:paraId="00000185">
      <w:pPr>
        <w:spacing w:line="276" w:lineRule="auto"/>
        <w:rPr/>
      </w:pPr>
      <w:r w:rsidDel="00000000" w:rsidR="00000000" w:rsidRPr="00000000">
        <w:rPr>
          <w:rtl w:val="0"/>
        </w:rPr>
        <w:t xml:space="preserve">dataset = 8, 5, 4, 27, 35, 8, 29, 35</w:t>
      </w:r>
    </w:p>
    <w:p w:rsidR="00000000" w:rsidDel="00000000" w:rsidP="00000000" w:rsidRDefault="00000000" w:rsidRPr="00000000" w14:paraId="00000186">
      <w:pPr>
        <w:spacing w:line="276" w:lineRule="auto"/>
        <w:rPr/>
      </w:pPr>
      <w:r w:rsidDel="00000000" w:rsidR="00000000" w:rsidRPr="00000000">
        <w:rPr>
          <w:rtl w:val="0"/>
        </w:rPr>
        <w:t xml:space="preserve">it’s a bi-modal dataset, mode being 35 and 8</w:t>
      </w:r>
    </w:p>
    <w:p w:rsidR="00000000" w:rsidDel="00000000" w:rsidP="00000000" w:rsidRDefault="00000000" w:rsidRPr="00000000" w14:paraId="00000187">
      <w:pPr>
        <w:spacing w:line="276" w:lineRule="auto"/>
        <w:rPr/>
      </w:pPr>
      <w:r w:rsidDel="00000000" w:rsidR="00000000" w:rsidRPr="00000000">
        <w:rPr>
          <w:rtl w:val="0"/>
        </w:rPr>
      </w:r>
    </w:p>
    <w:p w:rsidR="00000000" w:rsidDel="00000000" w:rsidP="00000000" w:rsidRDefault="00000000" w:rsidRPr="00000000" w14:paraId="00000188">
      <w:pPr>
        <w:spacing w:line="276" w:lineRule="auto"/>
        <w:rPr/>
      </w:pPr>
      <w:r w:rsidDel="00000000" w:rsidR="00000000" w:rsidRPr="00000000">
        <w:rPr>
          <w:rtl w:val="0"/>
        </w:rPr>
        <w:t xml:space="preserve">dataset =  5, 4, 27, 35, 8, 29</w:t>
      </w:r>
    </w:p>
    <w:p w:rsidR="00000000" w:rsidDel="00000000" w:rsidP="00000000" w:rsidRDefault="00000000" w:rsidRPr="00000000" w14:paraId="00000189">
      <w:pPr>
        <w:spacing w:line="276" w:lineRule="auto"/>
        <w:rPr/>
      </w:pPr>
      <w:r w:rsidDel="00000000" w:rsidR="00000000" w:rsidRPr="00000000">
        <w:rPr>
          <w:rtl w:val="0"/>
        </w:rPr>
        <w:t xml:space="preserve">mode = </w:t>
      </w:r>
      <m:oMath>
        <m:r>
          <m:t>⊘</m:t>
        </m:r>
      </m:oMath>
      <w:r w:rsidDel="00000000" w:rsidR="00000000" w:rsidRPr="00000000">
        <w:rPr>
          <w:rtl w:val="0"/>
        </w:rPr>
      </w:r>
    </w:p>
    <w:p w:rsidR="00000000" w:rsidDel="00000000" w:rsidP="00000000" w:rsidRDefault="00000000" w:rsidRPr="00000000" w14:paraId="0000018A">
      <w:pPr>
        <w:spacing w:line="276" w:lineRule="auto"/>
        <w:rPr/>
      </w:pPr>
      <w:r w:rsidDel="00000000" w:rsidR="00000000" w:rsidRPr="00000000">
        <w:rPr>
          <w:rtl w:val="0"/>
        </w:rPr>
      </w:r>
    </w:p>
    <w:p w:rsidR="00000000" w:rsidDel="00000000" w:rsidP="00000000" w:rsidRDefault="00000000" w:rsidRPr="00000000" w14:paraId="0000018B">
      <w:pPr>
        <w:spacing w:line="276" w:lineRule="auto"/>
        <w:rPr>
          <w:b w:val="1"/>
        </w:rPr>
      </w:pPr>
      <w:r w:rsidDel="00000000" w:rsidR="00000000" w:rsidRPr="00000000">
        <w:rPr>
          <w:b w:val="1"/>
          <w:rtl w:val="0"/>
        </w:rPr>
        <w:t xml:space="preserve">Median:</w:t>
      </w:r>
    </w:p>
    <w:p w:rsidR="00000000" w:rsidDel="00000000" w:rsidP="00000000" w:rsidRDefault="00000000" w:rsidRPr="00000000" w14:paraId="0000018C">
      <w:pPr>
        <w:spacing w:line="276" w:lineRule="auto"/>
        <w:rPr/>
      </w:pPr>
      <w:r w:rsidDel="00000000" w:rsidR="00000000" w:rsidRPr="00000000">
        <w:rPr>
          <w:rtl w:val="0"/>
        </w:rPr>
        <w:t xml:space="preserve">The median is the central value of an ordered dataset.</w:t>
      </w:r>
    </w:p>
    <w:p w:rsidR="00000000" w:rsidDel="00000000" w:rsidP="00000000" w:rsidRDefault="00000000" w:rsidRPr="00000000" w14:paraId="0000018D">
      <w:pPr>
        <w:spacing w:line="276" w:lineRule="auto"/>
        <w:rPr/>
      </w:pPr>
      <w:r w:rsidDel="00000000" w:rsidR="00000000" w:rsidRPr="00000000">
        <w:rPr>
          <w:rtl w:val="0"/>
        </w:rPr>
      </w:r>
    </w:p>
    <w:p w:rsidR="00000000" w:rsidDel="00000000" w:rsidP="00000000" w:rsidRDefault="00000000" w:rsidRPr="00000000" w14:paraId="0000018E">
      <w:pPr>
        <w:spacing w:line="276" w:lineRule="auto"/>
        <w:rPr/>
      </w:pPr>
      <w:r w:rsidDel="00000000" w:rsidR="00000000" w:rsidRPr="00000000">
        <w:rPr>
          <w:rtl w:val="0"/>
        </w:rPr>
        <w:t xml:space="preserve">odd number of items dataset:</w:t>
      </w:r>
    </w:p>
    <w:p w:rsidR="00000000" w:rsidDel="00000000" w:rsidP="00000000" w:rsidRDefault="00000000" w:rsidRPr="00000000" w14:paraId="0000018F">
      <w:pPr>
        <w:spacing w:line="276" w:lineRule="auto"/>
        <w:rPr/>
      </w:pPr>
      <w:r w:rsidDel="00000000" w:rsidR="00000000" w:rsidRPr="00000000">
        <w:rPr>
          <w:rtl w:val="0"/>
        </w:rPr>
        <w:t xml:space="preserve">16, 18, 21, 27, 32, 33, 91</w:t>
      </w:r>
    </w:p>
    <w:p w:rsidR="00000000" w:rsidDel="00000000" w:rsidP="00000000" w:rsidRDefault="00000000" w:rsidRPr="00000000" w14:paraId="00000190">
      <w:pPr>
        <w:spacing w:line="276" w:lineRule="auto"/>
        <w:rPr/>
      </w:pPr>
      <w:r w:rsidDel="00000000" w:rsidR="00000000" w:rsidRPr="00000000">
        <w:rPr>
          <w:rtl w:val="0"/>
        </w:rPr>
        <w:t xml:space="preserve">median = 27</w:t>
      </w:r>
    </w:p>
    <w:p w:rsidR="00000000" w:rsidDel="00000000" w:rsidP="00000000" w:rsidRDefault="00000000" w:rsidRPr="00000000" w14:paraId="00000191">
      <w:pPr>
        <w:spacing w:line="276" w:lineRule="auto"/>
        <w:rPr/>
      </w:pPr>
      <w:r w:rsidDel="00000000" w:rsidR="00000000" w:rsidRPr="00000000">
        <w:rPr>
          <w:rtl w:val="0"/>
        </w:rPr>
      </w:r>
    </w:p>
    <w:p w:rsidR="00000000" w:rsidDel="00000000" w:rsidP="00000000" w:rsidRDefault="00000000" w:rsidRPr="00000000" w14:paraId="00000192">
      <w:pPr>
        <w:spacing w:line="276" w:lineRule="auto"/>
        <w:rPr/>
      </w:pPr>
      <w:r w:rsidDel="00000000" w:rsidR="00000000" w:rsidRPr="00000000">
        <w:rPr>
          <w:rtl w:val="0"/>
        </w:rPr>
        <w:t xml:space="preserve">even number of items dataset:</w:t>
      </w:r>
    </w:p>
    <w:p w:rsidR="00000000" w:rsidDel="00000000" w:rsidP="00000000" w:rsidRDefault="00000000" w:rsidRPr="00000000" w14:paraId="00000193">
      <w:pPr>
        <w:spacing w:line="276" w:lineRule="auto"/>
        <w:rPr/>
      </w:pPr>
      <w:r w:rsidDel="00000000" w:rsidR="00000000" w:rsidRPr="00000000">
        <w:rPr>
          <w:rtl w:val="0"/>
        </w:rPr>
        <w:t xml:space="preserve">16, 18, 21, 27, 32, 32, 33, 91</w:t>
      </w:r>
    </w:p>
    <w:p w:rsidR="00000000" w:rsidDel="00000000" w:rsidP="00000000" w:rsidRDefault="00000000" w:rsidRPr="00000000" w14:paraId="00000194">
      <w:pPr>
        <w:spacing w:line="276" w:lineRule="auto"/>
        <w:rPr/>
      </w:pPr>
      <w:r w:rsidDel="00000000" w:rsidR="00000000" w:rsidRPr="00000000">
        <w:rPr>
          <w:rtl w:val="0"/>
        </w:rPr>
        <w:t xml:space="preserve">median = (27 + 32) / 2 = 29.5 </w:t>
      </w:r>
    </w:p>
    <w:p w:rsidR="00000000" w:rsidDel="00000000" w:rsidP="00000000" w:rsidRDefault="00000000" w:rsidRPr="00000000" w14:paraId="00000195">
      <w:pPr>
        <w:spacing w:line="276" w:lineRule="auto"/>
        <w:rPr/>
      </w:pPr>
      <w:r w:rsidDel="00000000" w:rsidR="00000000" w:rsidRPr="00000000">
        <w:rPr>
          <w:rtl w:val="0"/>
        </w:rPr>
      </w:r>
    </w:p>
    <w:p w:rsidR="00000000" w:rsidDel="00000000" w:rsidP="00000000" w:rsidRDefault="00000000" w:rsidRPr="00000000" w14:paraId="00000196">
      <w:pPr>
        <w:pStyle w:val="Heading3"/>
        <w:rPr/>
      </w:pPr>
      <w:bookmarkStart w:colFirst="0" w:colLast="0" w:name="_aa757b1r701" w:id="30"/>
      <w:bookmarkEnd w:id="30"/>
      <w:r w:rsidDel="00000000" w:rsidR="00000000" w:rsidRPr="00000000">
        <w:rPr>
          <w:rtl w:val="0"/>
        </w:rPr>
        <w:t xml:space="preserve">When to use mean, median and mode? </w:t>
      </w:r>
    </w:p>
    <w:p w:rsidR="00000000" w:rsidDel="00000000" w:rsidP="00000000" w:rsidRDefault="00000000" w:rsidRPr="00000000" w14:paraId="00000197">
      <w:pPr>
        <w:spacing w:line="276" w:lineRule="auto"/>
        <w:rPr/>
      </w:pPr>
      <w:r w:rsidDel="00000000" w:rsidR="00000000" w:rsidRPr="00000000">
        <w:rPr>
          <w:rtl w:val="0"/>
        </w:rPr>
      </w:r>
    </w:p>
    <w:tbl>
      <w:tblPr>
        <w:tblStyle w:val="Table2"/>
        <w:tblW w:w="58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1410"/>
        <w:gridCol w:w="1275"/>
        <w:gridCol w:w="1215"/>
        <w:tblGridChange w:id="0">
          <w:tblGrid>
            <w:gridCol w:w="1905"/>
            <w:gridCol w:w="1410"/>
            <w:gridCol w:w="1275"/>
            <w:gridCol w:w="1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MODE</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Continuous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76"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76"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Discrete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76"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76"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76"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Nominal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MAYBE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76"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MAYBE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76"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76"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Numeric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76"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76"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76"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Non-numeric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76"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76" w:lineRule="auto"/>
              <w:rPr/>
            </w:pPr>
            <w:r w:rsidDel="00000000" w:rsidR="00000000" w:rsidRPr="00000000">
              <w:rPr>
                <w:rtl w:val="0"/>
              </w:rPr>
              <w:t xml:space="preserve">YES</w:t>
            </w:r>
          </w:p>
        </w:tc>
      </w:tr>
    </w:tbl>
    <w:p w:rsidR="00000000" w:rsidDel="00000000" w:rsidP="00000000" w:rsidRDefault="00000000" w:rsidRPr="00000000" w14:paraId="000001B5">
      <w:pPr>
        <w:spacing w:line="276" w:lineRule="auto"/>
        <w:rPr/>
      </w:pPr>
      <w:r w:rsidDel="00000000" w:rsidR="00000000" w:rsidRPr="00000000">
        <w:rPr>
          <w:rtl w:val="0"/>
        </w:rPr>
      </w:r>
    </w:p>
    <w:p w:rsidR="00000000" w:rsidDel="00000000" w:rsidP="00000000" w:rsidRDefault="00000000" w:rsidRPr="00000000" w14:paraId="000001B6">
      <w:pPr>
        <w:pStyle w:val="Heading2"/>
        <w:spacing w:line="276" w:lineRule="auto"/>
        <w:rPr/>
      </w:pPr>
      <w:bookmarkStart w:colFirst="0" w:colLast="0" w:name="_5sl3h3i1nahf" w:id="31"/>
      <w:bookmarkEnd w:id="31"/>
      <w:r w:rsidDel="00000000" w:rsidR="00000000" w:rsidRPr="00000000">
        <w:rPr>
          <w:rtl w:val="0"/>
        </w:rPr>
        <w:t xml:space="preserve">Hat symbols over variables (‘^’)</w:t>
      </w:r>
    </w:p>
    <w:p w:rsidR="00000000" w:rsidDel="00000000" w:rsidP="00000000" w:rsidRDefault="00000000" w:rsidRPr="00000000" w14:paraId="000001B7">
      <w:pPr>
        <w:spacing w:line="276" w:lineRule="auto"/>
        <w:rPr/>
      </w:pPr>
      <w:r w:rsidDel="00000000" w:rsidR="00000000" w:rsidRPr="00000000">
        <w:rPr>
          <w:rtl w:val="0"/>
        </w:rPr>
      </w:r>
    </w:p>
    <w:p w:rsidR="00000000" w:rsidDel="00000000" w:rsidP="00000000" w:rsidRDefault="00000000" w:rsidRPr="00000000" w14:paraId="000001B8">
      <w:pPr>
        <w:spacing w:line="276" w:lineRule="auto"/>
        <w:rPr/>
      </w:pPr>
      <w:r w:rsidDel="00000000" w:rsidR="00000000" w:rsidRPr="00000000">
        <w:rPr>
          <w:rtl w:val="0"/>
        </w:rPr>
        <w:t xml:space="preserve">The estimated or predicted values in a regression or other predictive model in statistics are termed the “hat values”. </w:t>
      </w:r>
    </w:p>
    <w:p w:rsidR="00000000" w:rsidDel="00000000" w:rsidP="00000000" w:rsidRDefault="00000000" w:rsidRPr="00000000" w14:paraId="000001B9">
      <w:pPr>
        <w:spacing w:line="276" w:lineRule="auto"/>
        <w:rPr/>
      </w:pPr>
      <w:r w:rsidDel="00000000" w:rsidR="00000000" w:rsidRPr="00000000">
        <w:rPr>
          <w:rtl w:val="0"/>
        </w:rPr>
      </w:r>
    </w:p>
    <w:p w:rsidR="00000000" w:rsidDel="00000000" w:rsidP="00000000" w:rsidRDefault="00000000" w:rsidRPr="00000000" w14:paraId="000001BA">
      <w:pPr>
        <w:spacing w:line="276" w:lineRule="auto"/>
        <w:rPr/>
      </w:pPr>
      <w:r w:rsidDel="00000000" w:rsidR="00000000" w:rsidRPr="00000000">
        <w:rPr>
          <w:rtl w:val="0"/>
        </w:rPr>
        <w:t xml:space="preserve">example </w:t>
      </w:r>
      <w:r w:rsidDel="00000000" w:rsidR="00000000" w:rsidRPr="00000000">
        <w:rPr>
          <w:rtl w:val="0"/>
        </w:rPr>
        <w:t xml:space="preserve">for ŷ</w:t>
      </w:r>
      <w:r w:rsidDel="00000000" w:rsidR="00000000" w:rsidRPr="00000000">
        <w:rPr>
          <w:rtl w:val="0"/>
        </w:rPr>
        <w:t xml:space="preserve">: "Y" because y is the outcome or dependent variable in the model equation, and a "hat" symbol (circumflex) placed over the variable name is the statistical designation of an estimated value.</w:t>
      </w:r>
      <w:r w:rsidDel="00000000" w:rsidR="00000000" w:rsidRPr="00000000">
        <w:rPr>
          <w:rtl w:val="0"/>
        </w:rPr>
      </w:r>
    </w:p>
    <w:p w:rsidR="00000000" w:rsidDel="00000000" w:rsidP="00000000" w:rsidRDefault="00000000" w:rsidRPr="00000000" w14:paraId="000001BB">
      <w:pPr>
        <w:pStyle w:val="Heading2"/>
        <w:spacing w:line="276" w:lineRule="auto"/>
        <w:rPr/>
      </w:pPr>
      <w:bookmarkStart w:colFirst="0" w:colLast="0" w:name="_b4lcvdfnbxen" w:id="32"/>
      <w:bookmarkEnd w:id="32"/>
      <w:r w:rsidDel="00000000" w:rsidR="00000000" w:rsidRPr="00000000">
        <w:rPr>
          <w:rtl w:val="0"/>
        </w:rPr>
        <w:t xml:space="preserve">Measurement of Dispersion</w:t>
      </w:r>
    </w:p>
    <w:p w:rsidR="00000000" w:rsidDel="00000000" w:rsidP="00000000" w:rsidRDefault="00000000" w:rsidRPr="00000000" w14:paraId="000001BC">
      <w:pPr>
        <w:spacing w:line="276" w:lineRule="auto"/>
        <w:rPr/>
      </w:pPr>
      <w:r w:rsidDel="00000000" w:rsidR="00000000" w:rsidRPr="00000000">
        <w:rPr>
          <w:rtl w:val="0"/>
        </w:rPr>
      </w:r>
    </w:p>
    <w:p w:rsidR="00000000" w:rsidDel="00000000" w:rsidP="00000000" w:rsidRDefault="00000000" w:rsidRPr="00000000" w14:paraId="000001BD">
      <w:pPr>
        <w:spacing w:line="276" w:lineRule="auto"/>
        <w:rPr/>
      </w:pPr>
      <w:r w:rsidDel="00000000" w:rsidR="00000000" w:rsidRPr="00000000">
        <w:rPr>
          <w:rtl w:val="0"/>
        </w:rPr>
        <w:t xml:space="preserve">Measures of dispersion can be defined as positive real numbers that measure how homogeneous or heterogeneous the given data is. </w:t>
      </w:r>
    </w:p>
    <w:p w:rsidR="00000000" w:rsidDel="00000000" w:rsidP="00000000" w:rsidRDefault="00000000" w:rsidRPr="00000000" w14:paraId="000001BE">
      <w:pPr>
        <w:spacing w:line="276" w:lineRule="auto"/>
        <w:rPr/>
      </w:pPr>
      <w:r w:rsidDel="00000000" w:rsidR="00000000" w:rsidRPr="00000000">
        <w:rPr>
          <w:rtl w:val="0"/>
        </w:rPr>
      </w:r>
    </w:p>
    <w:p w:rsidR="00000000" w:rsidDel="00000000" w:rsidP="00000000" w:rsidRDefault="00000000" w:rsidRPr="00000000" w14:paraId="000001BF">
      <w:pPr>
        <w:spacing w:line="276" w:lineRule="auto"/>
        <w:rPr/>
      </w:pPr>
      <w:r w:rsidDel="00000000" w:rsidR="00000000" w:rsidRPr="00000000">
        <w:rPr>
          <w:rtl w:val="0"/>
        </w:rPr>
        <w:t xml:space="preserve">The most common measurements of dispersion are Variance and Standard Deviation. </w:t>
      </w:r>
    </w:p>
    <w:p w:rsidR="00000000" w:rsidDel="00000000" w:rsidP="00000000" w:rsidRDefault="00000000" w:rsidRPr="00000000" w14:paraId="000001C0">
      <w:pPr>
        <w:spacing w:line="276" w:lineRule="auto"/>
        <w:rPr/>
      </w:pPr>
      <w:r w:rsidDel="00000000" w:rsidR="00000000" w:rsidRPr="00000000">
        <w:rPr>
          <w:rtl w:val="0"/>
        </w:rPr>
      </w:r>
    </w:p>
    <w:p w:rsidR="00000000" w:rsidDel="00000000" w:rsidP="00000000" w:rsidRDefault="00000000" w:rsidRPr="00000000" w14:paraId="000001C1">
      <w:pPr>
        <w:pStyle w:val="Heading3"/>
        <w:rPr/>
      </w:pPr>
      <w:bookmarkStart w:colFirst="0" w:colLast="0" w:name="_rxkb7z3g5zv7" w:id="33"/>
      <w:bookmarkEnd w:id="33"/>
      <w:r w:rsidDel="00000000" w:rsidR="00000000" w:rsidRPr="00000000">
        <w:rPr>
          <w:rtl w:val="0"/>
        </w:rPr>
        <w:t xml:space="preserve">Variance</w:t>
      </w:r>
    </w:p>
    <w:p w:rsidR="00000000" w:rsidDel="00000000" w:rsidP="00000000" w:rsidRDefault="00000000" w:rsidRPr="00000000" w14:paraId="000001C2">
      <w:pPr>
        <w:spacing w:line="276" w:lineRule="auto"/>
        <w:ind w:left="0" w:firstLine="0"/>
        <w:rPr/>
      </w:pPr>
      <w:r w:rsidDel="00000000" w:rsidR="00000000" w:rsidRPr="00000000">
        <w:rPr>
          <w:rtl w:val="0"/>
        </w:rPr>
        <w:t xml:space="preserve">Variance represents the positive distance from a single datapoint for the mean of the dataset. The positive distance is made thanks to the exponential factor applied to the distance of each datapoint. </w:t>
      </w:r>
    </w:p>
    <w:p w:rsidR="00000000" w:rsidDel="00000000" w:rsidP="00000000" w:rsidRDefault="00000000" w:rsidRPr="00000000" w14:paraId="000001C3">
      <w:pPr>
        <w:spacing w:line="276" w:lineRule="auto"/>
        <w:ind w:left="0" w:firstLine="0"/>
        <w:rPr/>
      </w:pPr>
      <w:r w:rsidDel="00000000" w:rsidR="00000000" w:rsidRPr="00000000">
        <w:rPr>
          <w:rtl w:val="0"/>
        </w:rPr>
        <w:t xml:space="preserve">The exponential factor also magnifies values that are more far from the mean in respect to smaller values, allowing to better understand their impact on the dataset. </w:t>
      </w:r>
    </w:p>
    <w:p w:rsidR="00000000" w:rsidDel="00000000" w:rsidP="00000000" w:rsidRDefault="00000000" w:rsidRPr="00000000" w14:paraId="000001C4">
      <w:pPr>
        <w:spacing w:line="276" w:lineRule="auto"/>
        <w:ind w:left="0" w:firstLine="0"/>
        <w:rPr/>
      </w:pPr>
      <w:r w:rsidDel="00000000" w:rsidR="00000000" w:rsidRPr="00000000">
        <w:rPr>
          <w:rtl w:val="0"/>
        </w:rPr>
      </w:r>
    </w:p>
    <w:p w:rsidR="00000000" w:rsidDel="00000000" w:rsidP="00000000" w:rsidRDefault="00000000" w:rsidRPr="00000000" w14:paraId="000001C5">
      <w:pPr>
        <w:spacing w:line="276" w:lineRule="auto"/>
        <w:ind w:left="0" w:firstLine="0"/>
        <w:rPr/>
      </w:pPr>
      <w:r w:rsidDel="00000000" w:rsidR="00000000" w:rsidRPr="00000000">
        <w:rPr>
          <w:rtl w:val="0"/>
        </w:rPr>
        <w:t xml:space="preserve">Variance is represented with the greek letter sigma squared (when used for population) or s squared when used for sample of population.</w:t>
      </w:r>
      <w:r w:rsidDel="00000000" w:rsidR="00000000" w:rsidRPr="00000000">
        <w:rPr/>
        <w:drawing>
          <wp:inline distB="114300" distT="114300" distL="114300" distR="114300">
            <wp:extent cx="2085975" cy="257175"/>
            <wp:effectExtent b="0" l="0" r="0" t="0"/>
            <wp:docPr id="24"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208597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line="276" w:lineRule="auto"/>
        <w:ind w:left="0" w:firstLine="0"/>
        <w:rPr/>
      </w:pPr>
      <w:r w:rsidDel="00000000" w:rsidR="00000000" w:rsidRPr="00000000">
        <w:rPr>
          <w:rtl w:val="0"/>
        </w:rPr>
      </w:r>
    </w:p>
    <w:p w:rsidR="00000000" w:rsidDel="00000000" w:rsidP="00000000" w:rsidRDefault="00000000" w:rsidRPr="00000000" w14:paraId="000001C7">
      <w:pPr>
        <w:pStyle w:val="Heading3"/>
        <w:rPr/>
      </w:pPr>
      <w:bookmarkStart w:colFirst="0" w:colLast="0" w:name="_7rq3h250p0kc" w:id="34"/>
      <w:bookmarkEnd w:id="34"/>
      <w:r w:rsidDel="00000000" w:rsidR="00000000" w:rsidRPr="00000000">
        <w:rPr>
          <w:rtl w:val="0"/>
        </w:rPr>
        <w:t xml:space="preserve">Standard Deviation</w:t>
      </w:r>
    </w:p>
    <w:p w:rsidR="00000000" w:rsidDel="00000000" w:rsidP="00000000" w:rsidRDefault="00000000" w:rsidRPr="00000000" w14:paraId="000001C8">
      <w:pPr>
        <w:spacing w:line="276" w:lineRule="auto"/>
        <w:ind w:left="0" w:firstLine="0"/>
        <w:rPr/>
      </w:pPr>
      <w:r w:rsidDel="00000000" w:rsidR="00000000" w:rsidRPr="00000000">
        <w:rPr>
          <w:rtl w:val="0"/>
        </w:rPr>
        <w:t xml:space="preserve">Standard Deviation is the square root of Variance and it’s represented with just the greek sigma (</w:t>
      </w:r>
      <m:oMath>
        <m:r>
          <m:t>σ</m:t>
        </m:r>
      </m:oMath>
      <w:r w:rsidDel="00000000" w:rsidR="00000000" w:rsidRPr="00000000">
        <w:rPr>
          <w:rtl w:val="0"/>
        </w:rPr>
        <w:t xml:space="preserve">) or the letter s.</w:t>
      </w:r>
    </w:p>
    <w:p w:rsidR="00000000" w:rsidDel="00000000" w:rsidP="00000000" w:rsidRDefault="00000000" w:rsidRPr="00000000" w14:paraId="000001C9">
      <w:pPr>
        <w:spacing w:line="276" w:lineRule="auto"/>
        <w:ind w:left="0" w:firstLine="0"/>
        <w:rPr/>
      </w:pPr>
      <w:r w:rsidDel="00000000" w:rsidR="00000000" w:rsidRPr="00000000">
        <w:rPr>
          <w:rtl w:val="0"/>
        </w:rPr>
      </w:r>
    </w:p>
    <w:p w:rsidR="00000000" w:rsidDel="00000000" w:rsidP="00000000" w:rsidRDefault="00000000" w:rsidRPr="00000000" w14:paraId="000001CA">
      <w:pPr>
        <w:spacing w:line="276" w:lineRule="auto"/>
        <w:ind w:left="0" w:firstLine="0"/>
        <w:rPr/>
      </w:pPr>
      <w:r w:rsidDel="00000000" w:rsidR="00000000" w:rsidRPr="00000000">
        <w:rPr>
          <w:rtl w:val="0"/>
        </w:rPr>
        <w:t xml:space="preserve">Being square rooted, the SD returns a value that has again the same scale of our dataset, hence allowing for better comparisons and understanding. </w:t>
      </w:r>
    </w:p>
    <w:p w:rsidR="00000000" w:rsidDel="00000000" w:rsidP="00000000" w:rsidRDefault="00000000" w:rsidRPr="00000000" w14:paraId="000001CB">
      <w:pPr>
        <w:spacing w:line="276" w:lineRule="auto"/>
        <w:ind w:left="0" w:firstLine="0"/>
        <w:rPr/>
      </w:pPr>
      <w:r w:rsidDel="00000000" w:rsidR="00000000" w:rsidRPr="00000000">
        <w:rPr>
          <w:rtl w:val="0"/>
        </w:rPr>
      </w:r>
    </w:p>
    <w:p w:rsidR="00000000" w:rsidDel="00000000" w:rsidP="00000000" w:rsidRDefault="00000000" w:rsidRPr="00000000" w14:paraId="000001CC">
      <w:pPr>
        <w:spacing w:line="276" w:lineRule="auto"/>
        <w:ind w:left="0" w:firstLine="0"/>
        <w:rPr/>
      </w:pPr>
      <w:r w:rsidDel="00000000" w:rsidR="00000000" w:rsidRPr="00000000">
        <w:rPr>
          <w:rtl w:val="0"/>
        </w:rPr>
        <w:t xml:space="preserve">Hence, Mean, Variance, and Standard Deviation, are closely linked together. </w:t>
      </w:r>
    </w:p>
    <w:p w:rsidR="00000000" w:rsidDel="00000000" w:rsidP="00000000" w:rsidRDefault="00000000" w:rsidRPr="00000000" w14:paraId="000001CD">
      <w:pPr>
        <w:spacing w:line="276" w:lineRule="auto"/>
        <w:ind w:left="0" w:firstLine="0"/>
        <w:rPr/>
      </w:pPr>
      <w:r w:rsidDel="00000000" w:rsidR="00000000" w:rsidRPr="00000000">
        <w:rPr>
          <w:rtl w:val="0"/>
        </w:rPr>
      </w:r>
    </w:p>
    <w:p w:rsidR="00000000" w:rsidDel="00000000" w:rsidP="00000000" w:rsidRDefault="00000000" w:rsidRPr="00000000" w14:paraId="000001CE">
      <w:pPr>
        <w:spacing w:line="276" w:lineRule="auto"/>
        <w:ind w:left="0" w:firstLine="0"/>
        <w:rPr/>
      </w:pPr>
      <w:r w:rsidDel="00000000" w:rsidR="00000000" w:rsidRPr="00000000">
        <w:rPr/>
        <w:drawing>
          <wp:inline distB="114300" distT="114300" distL="114300" distR="114300">
            <wp:extent cx="5731200" cy="2895600"/>
            <wp:effectExtent b="0" l="0" r="0" t="0"/>
            <wp:docPr id="23"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line="276" w:lineRule="auto"/>
        <w:ind w:left="0" w:firstLine="0"/>
        <w:rPr/>
      </w:pPr>
      <w:r w:rsidDel="00000000" w:rsidR="00000000" w:rsidRPr="00000000">
        <w:rPr>
          <w:rtl w:val="0"/>
        </w:rPr>
      </w:r>
    </w:p>
    <w:p w:rsidR="00000000" w:rsidDel="00000000" w:rsidP="00000000" w:rsidRDefault="00000000" w:rsidRPr="00000000" w14:paraId="000001D0">
      <w:pPr>
        <w:spacing w:line="276" w:lineRule="auto"/>
        <w:rPr/>
      </w:pPr>
      <w:r w:rsidDel="00000000" w:rsidR="00000000" w:rsidRPr="00000000">
        <w:rPr>
          <w:rtl w:val="0"/>
        </w:rPr>
      </w:r>
    </w:p>
    <w:p w:rsidR="00000000" w:rsidDel="00000000" w:rsidP="00000000" w:rsidRDefault="00000000" w:rsidRPr="00000000" w14:paraId="000001D1">
      <w:pPr>
        <w:pStyle w:val="Heading3"/>
        <w:rPr/>
      </w:pPr>
      <w:bookmarkStart w:colFirst="0" w:colLast="0" w:name="_xap1wg7b91md" w:id="35"/>
      <w:bookmarkEnd w:id="35"/>
      <w:r w:rsidDel="00000000" w:rsidR="00000000" w:rsidRPr="00000000">
        <w:rPr>
          <w:rtl w:val="0"/>
        </w:rPr>
        <w:t xml:space="preserve">Bessel’s Correction</w:t>
      </w:r>
    </w:p>
    <w:p w:rsidR="00000000" w:rsidDel="00000000" w:rsidP="00000000" w:rsidRDefault="00000000" w:rsidRPr="00000000" w14:paraId="000001D2">
      <w:pPr>
        <w:spacing w:line="276" w:lineRule="auto"/>
        <w:rPr>
          <w:b w:val="1"/>
        </w:rPr>
      </w:pPr>
      <w:r w:rsidDel="00000000" w:rsidR="00000000" w:rsidRPr="00000000">
        <w:rPr>
          <w:rtl w:val="0"/>
        </w:rPr>
      </w:r>
    </w:p>
    <w:p w:rsidR="00000000" w:rsidDel="00000000" w:rsidP="00000000" w:rsidRDefault="00000000" w:rsidRPr="00000000" w14:paraId="000001D3">
      <w:pPr>
        <w:spacing w:line="276" w:lineRule="auto"/>
        <w:rPr/>
      </w:pPr>
      <w:r w:rsidDel="00000000" w:rsidR="00000000" w:rsidRPr="00000000">
        <w:rPr>
          <w:rtl w:val="0"/>
        </w:rPr>
        <w:t xml:space="preserve">Why does Sample Variance have n-1 as denominator?</w:t>
      </w:r>
    </w:p>
    <w:p w:rsidR="00000000" w:rsidDel="00000000" w:rsidP="00000000" w:rsidRDefault="00000000" w:rsidRPr="00000000" w14:paraId="000001D4">
      <w:pPr>
        <w:spacing w:line="276" w:lineRule="auto"/>
        <w:rPr/>
      </w:pPr>
      <w:r w:rsidDel="00000000" w:rsidR="00000000" w:rsidRPr="00000000">
        <w:rPr>
          <w:rtl w:val="0"/>
        </w:rPr>
      </w:r>
    </w:p>
    <w:p w:rsidR="00000000" w:rsidDel="00000000" w:rsidP="00000000" w:rsidRDefault="00000000" w:rsidRPr="00000000" w14:paraId="000001D5">
      <w:pPr>
        <w:spacing w:line="276" w:lineRule="auto"/>
        <w:rPr/>
      </w:pPr>
      <w:r w:rsidDel="00000000" w:rsidR="00000000" w:rsidRPr="00000000">
        <w:rPr>
          <w:rtl w:val="0"/>
        </w:rPr>
        <w:t xml:space="preserve">That’s a good question, that leads to a non-trivial answer. </w:t>
      </w:r>
    </w:p>
    <w:p w:rsidR="00000000" w:rsidDel="00000000" w:rsidP="00000000" w:rsidRDefault="00000000" w:rsidRPr="00000000" w14:paraId="000001D6">
      <w:pPr>
        <w:spacing w:line="276" w:lineRule="auto"/>
        <w:rPr/>
      </w:pPr>
      <w:r w:rsidDel="00000000" w:rsidR="00000000" w:rsidRPr="00000000">
        <w:rPr>
          <w:rtl w:val="0"/>
        </w:rPr>
      </w:r>
    </w:p>
    <w:p w:rsidR="00000000" w:rsidDel="00000000" w:rsidP="00000000" w:rsidRDefault="00000000" w:rsidRPr="00000000" w14:paraId="000001D7">
      <w:pPr>
        <w:spacing w:line="276" w:lineRule="auto"/>
        <w:rPr/>
      </w:pPr>
      <w:r w:rsidDel="00000000" w:rsidR="00000000" w:rsidRPr="00000000">
        <w:rPr>
          <w:rtl w:val="0"/>
        </w:rPr>
        <w:t xml:space="preserve">From a mathematical point of view, the -1 correction factor is called Bessel’s correction and it’s used to correct the tendency (that can be demonstrate mathematically or even empirically with a relatively small number of experiment over a dataset) that the biased estimator has a tendency to undershoot (and never to overshoot) the parameter being estimated.  </w:t>
      </w:r>
    </w:p>
    <w:p w:rsidR="00000000" w:rsidDel="00000000" w:rsidP="00000000" w:rsidRDefault="00000000" w:rsidRPr="00000000" w14:paraId="000001D8">
      <w:pPr>
        <w:spacing w:line="276" w:lineRule="auto"/>
        <w:rPr/>
      </w:pPr>
      <w:r w:rsidDel="00000000" w:rsidR="00000000" w:rsidRPr="00000000">
        <w:rPr>
          <w:rtl w:val="0"/>
        </w:rPr>
        <w:br w:type="textWrapping"/>
        <w:t xml:space="preserve">It is possible to think of the Bessel correction as the degrees of freedom of the vector of residuals. When the sample standard deviation is calculated from a sample of n values, sample mean is used which has already been calculated from that same sample of n values. The calculated sample mean has already taken into account one of the degrees of freedom of variability (which is the mean itself) that is available in the sample.</w:t>
      </w:r>
    </w:p>
    <w:p w:rsidR="00000000" w:rsidDel="00000000" w:rsidP="00000000" w:rsidRDefault="00000000" w:rsidRPr="00000000" w14:paraId="000001D9">
      <w:pPr>
        <w:spacing w:line="276" w:lineRule="auto"/>
        <w:rPr/>
      </w:pPr>
      <w:r w:rsidDel="00000000" w:rsidR="00000000" w:rsidRPr="00000000">
        <w:rPr>
          <w:rtl w:val="0"/>
        </w:rPr>
      </w:r>
    </w:p>
    <w:p w:rsidR="00000000" w:rsidDel="00000000" w:rsidP="00000000" w:rsidRDefault="00000000" w:rsidRPr="00000000" w14:paraId="000001DA">
      <w:pPr>
        <w:spacing w:line="276" w:lineRule="auto"/>
        <w:rPr/>
      </w:pPr>
      <w:r w:rsidDel="00000000" w:rsidR="00000000" w:rsidRPr="00000000">
        <w:rPr>
          <w:rtl w:val="0"/>
        </w:rPr>
        <w:t xml:space="preserve">Let's approach the topic with an example: we have a table with 10 dice rolls; we know the result of each die, the overall average of the dataset.</w:t>
      </w:r>
    </w:p>
    <w:p w:rsidR="00000000" w:rsidDel="00000000" w:rsidP="00000000" w:rsidRDefault="00000000" w:rsidRPr="00000000" w14:paraId="000001DB">
      <w:pPr>
        <w:spacing w:line="276" w:lineRule="auto"/>
        <w:rPr/>
      </w:pPr>
      <w:r w:rsidDel="00000000" w:rsidR="00000000" w:rsidRPr="00000000">
        <w:rPr>
          <w:rtl w:val="0"/>
        </w:rPr>
        <w:t xml:space="preserve">How many elements can we make unknown in our dataset, without altering the goodness of the information we have?</w:t>
      </w:r>
    </w:p>
    <w:p w:rsidR="00000000" w:rsidDel="00000000" w:rsidP="00000000" w:rsidRDefault="00000000" w:rsidRPr="00000000" w14:paraId="000001DC">
      <w:pPr>
        <w:spacing w:line="276" w:lineRule="auto"/>
        <w:rPr/>
      </w:pPr>
      <w:r w:rsidDel="00000000" w:rsidR="00000000" w:rsidRPr="00000000">
        <w:rPr>
          <w:rtl w:val="0"/>
        </w:rPr>
        <w:t xml:space="preserve">Only one. By eliminating the result of one die roll, we are still able to reconstruct it through the mean of the experiment and the remaining values.</w:t>
      </w:r>
    </w:p>
    <w:p w:rsidR="00000000" w:rsidDel="00000000" w:rsidP="00000000" w:rsidRDefault="00000000" w:rsidRPr="00000000" w14:paraId="000001DD">
      <w:pPr>
        <w:spacing w:line="276" w:lineRule="auto"/>
        <w:rPr/>
      </w:pPr>
      <w:r w:rsidDel="00000000" w:rsidR="00000000" w:rsidRPr="00000000">
        <w:rPr>
          <w:rtl w:val="0"/>
        </w:rPr>
        <w:t xml:space="preserve">But by eliminating more than one value, we are forced to add approximation, thus invalidating the info we possess.</w:t>
      </w:r>
    </w:p>
    <w:p w:rsidR="00000000" w:rsidDel="00000000" w:rsidP="00000000" w:rsidRDefault="00000000" w:rsidRPr="00000000" w14:paraId="000001DE">
      <w:pPr>
        <w:spacing w:line="276" w:lineRule="auto"/>
        <w:rPr/>
      </w:pPr>
      <w:r w:rsidDel="00000000" w:rsidR="00000000" w:rsidRPr="00000000">
        <w:rPr>
          <w:rtl w:val="0"/>
        </w:rPr>
        <w:t xml:space="preserve">This is why we can link Bessel correction to degrees of freedom. </w:t>
      </w:r>
    </w:p>
    <w:p w:rsidR="00000000" w:rsidDel="00000000" w:rsidP="00000000" w:rsidRDefault="00000000" w:rsidRPr="00000000" w14:paraId="000001DF">
      <w:pPr>
        <w:spacing w:line="276" w:lineRule="auto"/>
        <w:rPr/>
      </w:pPr>
      <w:r w:rsidDel="00000000" w:rsidR="00000000" w:rsidRPr="00000000">
        <w:rPr>
          <w:rtl w:val="0"/>
        </w:rPr>
      </w:r>
    </w:p>
    <w:p w:rsidR="00000000" w:rsidDel="00000000" w:rsidP="00000000" w:rsidRDefault="00000000" w:rsidRPr="00000000" w14:paraId="000001E0">
      <w:pPr>
        <w:spacing w:line="276" w:lineRule="auto"/>
        <w:rPr/>
      </w:pPr>
      <w:r w:rsidDel="00000000" w:rsidR="00000000" w:rsidRPr="00000000">
        <w:rPr>
          <w:rtl w:val="0"/>
        </w:rPr>
      </w:r>
    </w:p>
    <w:p w:rsidR="00000000" w:rsidDel="00000000" w:rsidP="00000000" w:rsidRDefault="00000000" w:rsidRPr="00000000" w14:paraId="000001E1">
      <w:pPr>
        <w:spacing w:line="276" w:lineRule="auto"/>
        <w:rPr/>
      </w:pPr>
      <w:r w:rsidDel="00000000" w:rsidR="00000000" w:rsidRPr="00000000">
        <w:rPr>
          <w:rtl w:val="0"/>
        </w:rPr>
      </w:r>
    </w:p>
    <w:p w:rsidR="00000000" w:rsidDel="00000000" w:rsidP="00000000" w:rsidRDefault="00000000" w:rsidRPr="00000000" w14:paraId="000001E2">
      <w:pPr>
        <w:spacing w:line="276" w:lineRule="auto"/>
        <w:rPr/>
      </w:pPr>
      <w:hyperlink r:id="rId22">
        <w:r w:rsidDel="00000000" w:rsidR="00000000" w:rsidRPr="00000000">
          <w:rPr>
            <w:color w:val="1155cc"/>
            <w:u w:val="single"/>
            <w:rtl w:val="0"/>
          </w:rPr>
          <w:t xml:space="preserve">https://towardsdatascience.com/why-sample-variance-is-divided-by-n-1-89821b83ef6d</w:t>
        </w:r>
      </w:hyperlink>
      <w:r w:rsidDel="00000000" w:rsidR="00000000" w:rsidRPr="00000000">
        <w:rPr>
          <w:rtl w:val="0"/>
        </w:rPr>
      </w:r>
    </w:p>
    <w:p w:rsidR="00000000" w:rsidDel="00000000" w:rsidP="00000000" w:rsidRDefault="00000000" w:rsidRPr="00000000" w14:paraId="000001E3">
      <w:pPr>
        <w:spacing w:line="276" w:lineRule="auto"/>
        <w:rPr/>
      </w:pPr>
      <w:hyperlink r:id="rId23">
        <w:r w:rsidDel="00000000" w:rsidR="00000000" w:rsidRPr="00000000">
          <w:rPr>
            <w:color w:val="1155cc"/>
            <w:u w:val="single"/>
            <w:rtl w:val="0"/>
          </w:rPr>
          <w:t xml:space="preserve">https://stats.stackexchange.com/questions/16008/what-does-unbiasedness-mean</w:t>
        </w:r>
      </w:hyperlink>
      <w:r w:rsidDel="00000000" w:rsidR="00000000" w:rsidRPr="00000000">
        <w:rPr>
          <w:rtl w:val="0"/>
        </w:rPr>
      </w:r>
    </w:p>
    <w:p w:rsidR="00000000" w:rsidDel="00000000" w:rsidP="00000000" w:rsidRDefault="00000000" w:rsidRPr="00000000" w14:paraId="000001E4">
      <w:pPr>
        <w:spacing w:line="276" w:lineRule="auto"/>
        <w:rPr/>
      </w:pPr>
      <w:hyperlink r:id="rId24">
        <w:r w:rsidDel="00000000" w:rsidR="00000000" w:rsidRPr="00000000">
          <w:rPr>
            <w:color w:val="1155cc"/>
            <w:u w:val="single"/>
            <w:rtl w:val="0"/>
          </w:rPr>
          <w:t xml:space="preserve">https://stats.stackexchange.com/questions/198452/why-sample-variance-has-has-n-1-in-the-denominator</w:t>
        </w:r>
      </w:hyperlink>
      <w:r w:rsidDel="00000000" w:rsidR="00000000" w:rsidRPr="00000000">
        <w:rPr>
          <w:rtl w:val="0"/>
        </w:rPr>
        <w:t xml:space="preserve"> </w:t>
      </w:r>
    </w:p>
    <w:p w:rsidR="00000000" w:rsidDel="00000000" w:rsidP="00000000" w:rsidRDefault="00000000" w:rsidRPr="00000000" w14:paraId="000001E5">
      <w:pPr>
        <w:spacing w:line="276" w:lineRule="auto"/>
        <w:rPr/>
      </w:pPr>
      <w:hyperlink r:id="rId25">
        <w:r w:rsidDel="00000000" w:rsidR="00000000" w:rsidRPr="00000000">
          <w:rPr>
            <w:color w:val="1155cc"/>
            <w:u w:val="single"/>
            <w:rtl w:val="0"/>
          </w:rPr>
          <w:t xml:space="preserve">https://medium.com/analytics-vidhya/explaining-n-1-the-intuition-behind-bessels-correction-for-sample-variance-daee48bd6fde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E6">
      <w:pPr>
        <w:spacing w:line="276" w:lineRule="auto"/>
        <w:rPr/>
      </w:pPr>
      <w:r w:rsidDel="00000000" w:rsidR="00000000" w:rsidRPr="00000000">
        <w:rPr>
          <w:rtl w:val="0"/>
        </w:rPr>
      </w:r>
    </w:p>
    <w:p w:rsidR="00000000" w:rsidDel="00000000" w:rsidP="00000000" w:rsidRDefault="00000000" w:rsidRPr="00000000" w14:paraId="000001E7">
      <w:pPr>
        <w:pStyle w:val="Heading2"/>
        <w:spacing w:line="276" w:lineRule="auto"/>
        <w:rPr/>
      </w:pPr>
      <w:bookmarkStart w:colFirst="0" w:colLast="0" w:name="_hbsrqikwr21f" w:id="36"/>
      <w:bookmarkEnd w:id="36"/>
      <w:r w:rsidDel="00000000" w:rsidR="00000000" w:rsidRPr="00000000">
        <w:rPr>
          <w:rtl w:val="0"/>
        </w:rPr>
        <w:t xml:space="preserve">Quartiles and IQR</w:t>
      </w:r>
    </w:p>
    <w:p w:rsidR="00000000" w:rsidDel="00000000" w:rsidP="00000000" w:rsidRDefault="00000000" w:rsidRPr="00000000" w14:paraId="000001E8">
      <w:pPr>
        <w:spacing w:line="276" w:lineRule="auto"/>
        <w:rPr/>
      </w:pPr>
      <w:r w:rsidDel="00000000" w:rsidR="00000000" w:rsidRPr="00000000">
        <w:rPr>
          <w:rtl w:val="0"/>
        </w:rPr>
        <w:t xml:space="preserve">In statistics, a quantile is a type of quantile which divides the number of data points into four parts, or quarters, of more-or-less equal size. The data must be ordered from smallest to largest to compute quartiles; as such, quartiles are a form of order statistic. The three main quartiles are as follows:</w:t>
      </w:r>
    </w:p>
    <w:p w:rsidR="00000000" w:rsidDel="00000000" w:rsidP="00000000" w:rsidRDefault="00000000" w:rsidRPr="00000000" w14:paraId="000001E9">
      <w:pPr>
        <w:spacing w:line="276" w:lineRule="auto"/>
        <w:rPr/>
      </w:pPr>
      <w:r w:rsidDel="00000000" w:rsidR="00000000" w:rsidRPr="00000000">
        <w:rPr>
          <w:rtl w:val="0"/>
        </w:rPr>
      </w:r>
    </w:p>
    <w:p w:rsidR="00000000" w:rsidDel="00000000" w:rsidP="00000000" w:rsidRDefault="00000000" w:rsidRPr="00000000" w14:paraId="000001EA">
      <w:pPr>
        <w:spacing w:line="276" w:lineRule="auto"/>
        <w:rPr/>
      </w:pPr>
      <w:r w:rsidDel="00000000" w:rsidR="00000000" w:rsidRPr="00000000">
        <w:rPr>
          <w:rtl w:val="0"/>
        </w:rPr>
        <w:t xml:space="preserve">The first quartile (Q1) is defined as the middle number between the smallest number (minimum) and the median of the data set. It is also known as the lower or 25th empirical quartile, as 25% of the data is below this point.</w:t>
      </w:r>
    </w:p>
    <w:p w:rsidR="00000000" w:rsidDel="00000000" w:rsidP="00000000" w:rsidRDefault="00000000" w:rsidRPr="00000000" w14:paraId="000001EB">
      <w:pPr>
        <w:spacing w:line="276" w:lineRule="auto"/>
        <w:rPr/>
      </w:pPr>
      <w:r w:rsidDel="00000000" w:rsidR="00000000" w:rsidRPr="00000000">
        <w:rPr>
          <w:rtl w:val="0"/>
        </w:rPr>
        <w:t xml:space="preserve">The second quartile (Q2) is the median of a data set; thus 50% of the data lies below this point.</w:t>
      </w:r>
    </w:p>
    <w:p w:rsidR="00000000" w:rsidDel="00000000" w:rsidP="00000000" w:rsidRDefault="00000000" w:rsidRPr="00000000" w14:paraId="000001EC">
      <w:pPr>
        <w:spacing w:line="276" w:lineRule="auto"/>
        <w:rPr/>
      </w:pPr>
      <w:r w:rsidDel="00000000" w:rsidR="00000000" w:rsidRPr="00000000">
        <w:rPr>
          <w:rtl w:val="0"/>
        </w:rPr>
        <w:t xml:space="preserve">The third quartile (Q3) is the middle value between the median and the highest value (maximum) of the data set. It is known as the upper or 75th empirical quartile, as 75% of the data lies below this point.</w:t>
      </w:r>
    </w:p>
    <w:p w:rsidR="00000000" w:rsidDel="00000000" w:rsidP="00000000" w:rsidRDefault="00000000" w:rsidRPr="00000000" w14:paraId="000001ED">
      <w:pPr>
        <w:spacing w:line="276" w:lineRule="auto"/>
        <w:rPr/>
      </w:pPr>
      <w:r w:rsidDel="00000000" w:rsidR="00000000" w:rsidRPr="00000000">
        <w:rPr>
          <w:rtl w:val="0"/>
        </w:rPr>
      </w:r>
    </w:p>
    <w:p w:rsidR="00000000" w:rsidDel="00000000" w:rsidP="00000000" w:rsidRDefault="00000000" w:rsidRPr="00000000" w14:paraId="000001EE">
      <w:pPr>
        <w:spacing w:line="276" w:lineRule="auto"/>
        <w:rPr/>
      </w:pPr>
      <w:r w:rsidDel="00000000" w:rsidR="00000000" w:rsidRPr="00000000">
        <w:rPr>
          <w:rtl w:val="0"/>
        </w:rPr>
        <w:t xml:space="preserve">Il secondo quartile coincide con la mediana, e divide la popolazione in due parti di uguale numerosità, delle quali il primo ed il terzo quartile sono le mediane.</w:t>
      </w:r>
    </w:p>
    <w:p w:rsidR="00000000" w:rsidDel="00000000" w:rsidP="00000000" w:rsidRDefault="00000000" w:rsidRPr="00000000" w14:paraId="000001EF">
      <w:pPr>
        <w:spacing w:line="276" w:lineRule="auto"/>
        <w:rPr/>
      </w:pPr>
      <w:r w:rsidDel="00000000" w:rsidR="00000000" w:rsidRPr="00000000">
        <w:rPr>
          <w:rtl w:val="0"/>
        </w:rPr>
      </w:r>
    </w:p>
    <w:p w:rsidR="00000000" w:rsidDel="00000000" w:rsidP="00000000" w:rsidRDefault="00000000" w:rsidRPr="00000000" w14:paraId="000001F0">
      <w:pPr>
        <w:spacing w:line="276" w:lineRule="auto"/>
        <w:rPr/>
      </w:pPr>
      <w:r w:rsidDel="00000000" w:rsidR="00000000" w:rsidRPr="00000000">
        <w:rPr>
          <w:rtl w:val="0"/>
        </w:rPr>
        <w:t xml:space="preserve">Il quartile zero coincide con il valore minimo della distribuzione. Il quarto quartile coincide con il valore massimo della distribuzione.</w:t>
      </w:r>
    </w:p>
    <w:p w:rsidR="00000000" w:rsidDel="00000000" w:rsidP="00000000" w:rsidRDefault="00000000" w:rsidRPr="00000000" w14:paraId="000001F1">
      <w:pPr>
        <w:spacing w:line="276" w:lineRule="auto"/>
        <w:rPr/>
      </w:pPr>
      <w:r w:rsidDel="00000000" w:rsidR="00000000" w:rsidRPr="00000000">
        <w:rPr>
          <w:rtl w:val="0"/>
        </w:rPr>
      </w:r>
    </w:p>
    <w:p w:rsidR="00000000" w:rsidDel="00000000" w:rsidP="00000000" w:rsidRDefault="00000000" w:rsidRPr="00000000" w14:paraId="000001F2">
      <w:pPr>
        <w:spacing w:line="276" w:lineRule="auto"/>
        <w:rPr/>
      </w:pPr>
      <w:r w:rsidDel="00000000" w:rsidR="00000000" w:rsidRPr="00000000">
        <w:rPr>
          <w:rtl w:val="0"/>
        </w:rPr>
        <w:t xml:space="preserve">I quartili equivalgono ai quantili q0 (quartile zero), q1/4 (primo quartile), q2/4=q1/2 (secondo quartile), q3/4 (terzo quartile) e q1 (quarto quartile).</w:t>
      </w:r>
    </w:p>
    <w:p w:rsidR="00000000" w:rsidDel="00000000" w:rsidP="00000000" w:rsidRDefault="00000000" w:rsidRPr="00000000" w14:paraId="000001F3">
      <w:pPr>
        <w:spacing w:line="276" w:lineRule="auto"/>
        <w:rPr/>
      </w:pPr>
      <w:r w:rsidDel="00000000" w:rsidR="00000000" w:rsidRPr="00000000">
        <w:rPr>
          <w:rtl w:val="0"/>
        </w:rPr>
      </w:r>
    </w:p>
    <w:p w:rsidR="00000000" w:rsidDel="00000000" w:rsidP="00000000" w:rsidRDefault="00000000" w:rsidRPr="00000000" w14:paraId="000001F4">
      <w:pPr>
        <w:spacing w:line="276" w:lineRule="auto"/>
        <w:rPr/>
      </w:pPr>
      <w:r w:rsidDel="00000000" w:rsidR="00000000" w:rsidRPr="00000000">
        <w:rPr>
          <w:rtl w:val="0"/>
        </w:rPr>
        <w:t xml:space="preserve">dataset = 1, 2, 3, 5, 8, 8, 9, 10, 15</w:t>
      </w:r>
    </w:p>
    <w:p w:rsidR="00000000" w:rsidDel="00000000" w:rsidP="00000000" w:rsidRDefault="00000000" w:rsidRPr="00000000" w14:paraId="000001F5">
      <w:pPr>
        <w:spacing w:line="276" w:lineRule="auto"/>
        <w:rPr/>
      </w:pPr>
      <w:r w:rsidDel="00000000" w:rsidR="00000000" w:rsidRPr="00000000">
        <w:rPr>
          <w:rtl w:val="0"/>
        </w:rPr>
        <w:t xml:space="preserve">Q0: 1</w:t>
      </w:r>
    </w:p>
    <w:p w:rsidR="00000000" w:rsidDel="00000000" w:rsidP="00000000" w:rsidRDefault="00000000" w:rsidRPr="00000000" w14:paraId="000001F6">
      <w:pPr>
        <w:spacing w:line="276" w:lineRule="auto"/>
        <w:rPr/>
      </w:pPr>
      <w:r w:rsidDel="00000000" w:rsidR="00000000" w:rsidRPr="00000000">
        <w:rPr>
          <w:rtl w:val="0"/>
        </w:rPr>
        <w:t xml:space="preserve">Q1: (2 + 3) / 2 = 2.5 (median of first half; 25th percentile)</w:t>
      </w:r>
    </w:p>
    <w:p w:rsidR="00000000" w:rsidDel="00000000" w:rsidP="00000000" w:rsidRDefault="00000000" w:rsidRPr="00000000" w14:paraId="000001F7">
      <w:pPr>
        <w:spacing w:line="276" w:lineRule="auto"/>
        <w:rPr/>
      </w:pPr>
      <w:r w:rsidDel="00000000" w:rsidR="00000000" w:rsidRPr="00000000">
        <w:rPr>
          <w:rtl w:val="0"/>
        </w:rPr>
        <w:t xml:space="preserve">Q2: 8 (median; 50th percentile)</w:t>
      </w:r>
    </w:p>
    <w:p w:rsidR="00000000" w:rsidDel="00000000" w:rsidP="00000000" w:rsidRDefault="00000000" w:rsidRPr="00000000" w14:paraId="000001F8">
      <w:pPr>
        <w:spacing w:line="276" w:lineRule="auto"/>
        <w:rPr/>
      </w:pPr>
      <w:r w:rsidDel="00000000" w:rsidR="00000000" w:rsidRPr="00000000">
        <w:rPr>
          <w:rtl w:val="0"/>
        </w:rPr>
        <w:t xml:space="preserve">Q3: (9+10)  /2 = 9.5 (median of second half;75th percentile)</w:t>
      </w:r>
    </w:p>
    <w:p w:rsidR="00000000" w:rsidDel="00000000" w:rsidP="00000000" w:rsidRDefault="00000000" w:rsidRPr="00000000" w14:paraId="000001F9">
      <w:pPr>
        <w:spacing w:line="276" w:lineRule="auto"/>
        <w:rPr/>
      </w:pPr>
      <w:r w:rsidDel="00000000" w:rsidR="00000000" w:rsidRPr="00000000">
        <w:rPr>
          <w:rtl w:val="0"/>
        </w:rPr>
        <w:t xml:space="preserve">Q4: 15</w:t>
      </w:r>
    </w:p>
    <w:p w:rsidR="00000000" w:rsidDel="00000000" w:rsidP="00000000" w:rsidRDefault="00000000" w:rsidRPr="00000000" w14:paraId="000001FA">
      <w:pPr>
        <w:spacing w:line="276" w:lineRule="auto"/>
        <w:rPr/>
      </w:pPr>
      <w:r w:rsidDel="00000000" w:rsidR="00000000" w:rsidRPr="00000000">
        <w:rPr>
          <w:rtl w:val="0"/>
        </w:rPr>
      </w:r>
    </w:p>
    <w:p w:rsidR="00000000" w:rsidDel="00000000" w:rsidP="00000000" w:rsidRDefault="00000000" w:rsidRPr="00000000" w14:paraId="000001FB">
      <w:pPr>
        <w:spacing w:line="276" w:lineRule="auto"/>
        <w:rPr/>
      </w:pPr>
      <w:r w:rsidDel="00000000" w:rsidR="00000000" w:rsidRPr="00000000">
        <w:rPr>
          <w:rtl w:val="0"/>
        </w:rPr>
        <w:t xml:space="preserve">Range = Q4 - Q0 = 15 - 1 = 14</w:t>
      </w:r>
      <w:r w:rsidDel="00000000" w:rsidR="00000000" w:rsidRPr="00000000">
        <w:rPr>
          <w:rtl w:val="0"/>
        </w:rPr>
      </w:r>
    </w:p>
    <w:p w:rsidR="00000000" w:rsidDel="00000000" w:rsidP="00000000" w:rsidRDefault="00000000" w:rsidRPr="00000000" w14:paraId="000001FC">
      <w:pPr>
        <w:spacing w:line="276" w:lineRule="auto"/>
        <w:rPr/>
      </w:pPr>
      <w:r w:rsidDel="00000000" w:rsidR="00000000" w:rsidRPr="00000000">
        <w:rPr>
          <w:rtl w:val="0"/>
        </w:rPr>
      </w:r>
    </w:p>
    <w:p w:rsidR="00000000" w:rsidDel="00000000" w:rsidP="00000000" w:rsidRDefault="00000000" w:rsidRPr="00000000" w14:paraId="000001FD">
      <w:pPr>
        <w:spacing w:line="276" w:lineRule="auto"/>
        <w:rPr/>
      </w:pPr>
      <w:r w:rsidDel="00000000" w:rsidR="00000000" w:rsidRPr="00000000">
        <w:rPr>
          <w:rtl w:val="0"/>
        </w:rPr>
        <w:t xml:space="preserve">IQR = InterQuartile Range = Q3 - Q1 = 9.5 - 2.5 = 7</w:t>
      </w:r>
    </w:p>
    <w:p w:rsidR="00000000" w:rsidDel="00000000" w:rsidP="00000000" w:rsidRDefault="00000000" w:rsidRPr="00000000" w14:paraId="000001FE">
      <w:pPr>
        <w:pStyle w:val="Heading1"/>
        <w:spacing w:line="276" w:lineRule="auto"/>
        <w:rPr/>
      </w:pPr>
      <w:bookmarkStart w:colFirst="0" w:colLast="0" w:name="_1ujzkkizksas" w:id="37"/>
      <w:bookmarkEnd w:id="37"/>
      <w:r w:rsidDel="00000000" w:rsidR="00000000" w:rsidRPr="00000000">
        <w:rPr>
          <w:rtl w:val="0"/>
        </w:rPr>
        <w:t xml:space="preserve">Visualizing Data</w:t>
      </w:r>
    </w:p>
    <w:p w:rsidR="00000000" w:rsidDel="00000000" w:rsidP="00000000" w:rsidRDefault="00000000" w:rsidRPr="00000000" w14:paraId="000001FF">
      <w:pPr>
        <w:spacing w:line="276" w:lineRule="auto"/>
        <w:rPr/>
      </w:pPr>
      <w:r w:rsidDel="00000000" w:rsidR="00000000" w:rsidRPr="00000000">
        <w:rPr>
          <w:rtl w:val="0"/>
        </w:rPr>
      </w:r>
    </w:p>
    <w:p w:rsidR="00000000" w:rsidDel="00000000" w:rsidP="00000000" w:rsidRDefault="00000000" w:rsidRPr="00000000" w14:paraId="00000200">
      <w:pPr>
        <w:spacing w:line="276" w:lineRule="auto"/>
        <w:rPr/>
      </w:pPr>
      <w:r w:rsidDel="00000000" w:rsidR="00000000" w:rsidRPr="00000000">
        <w:rPr>
          <w:rtl w:val="0"/>
        </w:rPr>
      </w:r>
    </w:p>
    <w:p w:rsidR="00000000" w:rsidDel="00000000" w:rsidP="00000000" w:rsidRDefault="00000000" w:rsidRPr="00000000" w14:paraId="00000201">
      <w:pPr>
        <w:spacing w:line="276" w:lineRule="auto"/>
        <w:rPr/>
      </w:pPr>
      <w:r w:rsidDel="00000000" w:rsidR="00000000" w:rsidRPr="00000000">
        <w:rPr>
          <w:rtl w:val="0"/>
        </w:rPr>
      </w:r>
    </w:p>
    <w:p w:rsidR="00000000" w:rsidDel="00000000" w:rsidP="00000000" w:rsidRDefault="00000000" w:rsidRPr="00000000" w14:paraId="00000202">
      <w:pPr>
        <w:spacing w:line="276" w:lineRule="auto"/>
        <w:rPr/>
      </w:pPr>
      <w:r w:rsidDel="00000000" w:rsidR="00000000" w:rsidRPr="00000000">
        <w:rPr>
          <w:rtl w:val="0"/>
        </w:rPr>
      </w:r>
    </w:p>
    <w:p w:rsidR="00000000" w:rsidDel="00000000" w:rsidP="00000000" w:rsidRDefault="00000000" w:rsidRPr="00000000" w14:paraId="00000203">
      <w:pPr>
        <w:pStyle w:val="Heading2"/>
        <w:spacing w:line="276" w:lineRule="auto"/>
        <w:rPr/>
      </w:pPr>
      <w:bookmarkStart w:colFirst="0" w:colLast="0" w:name="_6e7c9lop5jq3" w:id="38"/>
      <w:bookmarkEnd w:id="38"/>
      <w:r w:rsidDel="00000000" w:rsidR="00000000" w:rsidRPr="00000000">
        <w:rPr>
          <w:rtl w:val="0"/>
        </w:rPr>
        <w:t xml:space="preserve">Scatter Plot</w:t>
      </w:r>
    </w:p>
    <w:p w:rsidR="00000000" w:rsidDel="00000000" w:rsidP="00000000" w:rsidRDefault="00000000" w:rsidRPr="00000000" w14:paraId="00000204">
      <w:pPr>
        <w:spacing w:line="276" w:lineRule="auto"/>
        <w:rPr/>
      </w:pPr>
      <w:r w:rsidDel="00000000" w:rsidR="00000000" w:rsidRPr="00000000">
        <w:rPr>
          <w:rtl w:val="0"/>
        </w:rPr>
        <w:t xml:space="preserve">A scatter plot is a type of plot or mathematical diagram using Cartesian coordinates to display values for typically two variables for a set of data.</w:t>
      </w:r>
    </w:p>
    <w:p w:rsidR="00000000" w:rsidDel="00000000" w:rsidP="00000000" w:rsidRDefault="00000000" w:rsidRPr="00000000" w14:paraId="00000205">
      <w:pPr>
        <w:spacing w:line="276" w:lineRule="auto"/>
        <w:rPr/>
      </w:pPr>
      <w:r w:rsidDel="00000000" w:rsidR="00000000" w:rsidRPr="00000000">
        <w:rPr>
          <w:rtl w:val="0"/>
        </w:rPr>
      </w:r>
    </w:p>
    <w:p w:rsidR="00000000" w:rsidDel="00000000" w:rsidP="00000000" w:rsidRDefault="00000000" w:rsidRPr="00000000" w14:paraId="00000206">
      <w:pPr>
        <w:pStyle w:val="Heading2"/>
        <w:spacing w:line="276" w:lineRule="auto"/>
        <w:rPr/>
      </w:pPr>
      <w:bookmarkStart w:colFirst="0" w:colLast="0" w:name="_26bcy1docjqh" w:id="39"/>
      <w:bookmarkEnd w:id="39"/>
      <w:r w:rsidDel="00000000" w:rsidR="00000000" w:rsidRPr="00000000">
        <w:rPr>
          <w:rtl w:val="0"/>
        </w:rPr>
        <w:t xml:space="preserve">Linear Regression</w:t>
      </w:r>
    </w:p>
    <w:p w:rsidR="00000000" w:rsidDel="00000000" w:rsidP="00000000" w:rsidRDefault="00000000" w:rsidRPr="00000000" w14:paraId="00000207">
      <w:pPr>
        <w:spacing w:line="276" w:lineRule="auto"/>
        <w:rPr/>
      </w:pPr>
      <w:r w:rsidDel="00000000" w:rsidR="00000000" w:rsidRPr="00000000">
        <w:rPr>
          <w:rtl w:val="0"/>
        </w:rPr>
      </w:r>
    </w:p>
    <w:p w:rsidR="00000000" w:rsidDel="00000000" w:rsidP="00000000" w:rsidRDefault="00000000" w:rsidRPr="00000000" w14:paraId="00000208">
      <w:pPr>
        <w:spacing w:line="276" w:lineRule="auto"/>
        <w:rPr/>
      </w:pPr>
      <w:r w:rsidDel="00000000" w:rsidR="00000000" w:rsidRPr="00000000">
        <w:rPr>
          <w:rtl w:val="0"/>
        </w:rPr>
        <w:t xml:space="preserve">Linear regression attempts to model the relationship between two variables by fitting a linear equation to observed data. One variable is considered to be an explanatory variable, and the other is considered to be a dependent variable. For example, a modeler might want to relate the weights of individuals to their heights using a linear regression model.</w:t>
      </w:r>
    </w:p>
    <w:p w:rsidR="00000000" w:rsidDel="00000000" w:rsidP="00000000" w:rsidRDefault="00000000" w:rsidRPr="00000000" w14:paraId="00000209">
      <w:pPr>
        <w:spacing w:line="276" w:lineRule="auto"/>
        <w:rPr/>
      </w:pPr>
      <w:r w:rsidDel="00000000" w:rsidR="00000000" w:rsidRPr="00000000">
        <w:rPr>
          <w:rtl w:val="0"/>
        </w:rPr>
      </w:r>
    </w:p>
    <w:p w:rsidR="00000000" w:rsidDel="00000000" w:rsidP="00000000" w:rsidRDefault="00000000" w:rsidRPr="00000000" w14:paraId="0000020A">
      <w:pPr>
        <w:spacing w:line="276" w:lineRule="auto"/>
        <w:rPr/>
      </w:pPr>
      <w:r w:rsidDel="00000000" w:rsidR="00000000" w:rsidRPr="00000000">
        <w:rPr>
          <w:rtl w:val="0"/>
        </w:rPr>
        <w:t xml:space="preserve">Linear Regression is used to find Trendline in a dataset, usually in Scatter Plot charts.</w:t>
      </w:r>
    </w:p>
    <w:p w:rsidR="00000000" w:rsidDel="00000000" w:rsidP="00000000" w:rsidRDefault="00000000" w:rsidRPr="00000000" w14:paraId="0000020B">
      <w:pPr>
        <w:spacing w:line="276" w:lineRule="auto"/>
        <w:rPr/>
      </w:pPr>
      <w:r w:rsidDel="00000000" w:rsidR="00000000" w:rsidRPr="00000000">
        <w:rPr>
          <w:rtl w:val="0"/>
        </w:rPr>
      </w:r>
    </w:p>
    <w:p w:rsidR="00000000" w:rsidDel="00000000" w:rsidP="00000000" w:rsidRDefault="00000000" w:rsidRPr="00000000" w14:paraId="0000020C">
      <w:pPr>
        <w:pStyle w:val="Heading2"/>
        <w:spacing w:line="276" w:lineRule="auto"/>
        <w:rPr/>
      </w:pPr>
      <w:bookmarkStart w:colFirst="0" w:colLast="0" w:name="_ti6f3ne3w0qj" w:id="40"/>
      <w:bookmarkEnd w:id="40"/>
      <w:r w:rsidDel="00000000" w:rsidR="00000000" w:rsidRPr="00000000">
        <w:rPr/>
        <w:drawing>
          <wp:inline distB="114300" distT="114300" distL="114300" distR="114300">
            <wp:extent cx="3195638" cy="1984060"/>
            <wp:effectExtent b="0" l="0" r="0" t="0"/>
            <wp:docPr id="1"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195638" cy="198406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spacing w:line="276" w:lineRule="auto"/>
        <w:rPr/>
      </w:pPr>
      <w:r w:rsidDel="00000000" w:rsidR="00000000" w:rsidRPr="00000000">
        <w:rPr>
          <w:rtl w:val="0"/>
        </w:rPr>
      </w:r>
    </w:p>
    <w:p w:rsidR="00000000" w:rsidDel="00000000" w:rsidP="00000000" w:rsidRDefault="00000000" w:rsidRPr="00000000" w14:paraId="0000020E">
      <w:pPr>
        <w:spacing w:line="276" w:lineRule="auto"/>
        <w:rPr/>
      </w:pPr>
      <w:r w:rsidDel="00000000" w:rsidR="00000000" w:rsidRPr="00000000">
        <w:rPr>
          <w:rtl w:val="0"/>
        </w:rPr>
      </w:r>
    </w:p>
    <w:p w:rsidR="00000000" w:rsidDel="00000000" w:rsidP="00000000" w:rsidRDefault="00000000" w:rsidRPr="00000000" w14:paraId="0000020F">
      <w:pPr>
        <w:pStyle w:val="Heading2"/>
        <w:spacing w:line="276" w:lineRule="auto"/>
        <w:rPr/>
      </w:pPr>
      <w:bookmarkStart w:colFirst="0" w:colLast="0" w:name="_drdve0p06jt" w:id="41"/>
      <w:bookmarkEnd w:id="41"/>
      <w:r w:rsidDel="00000000" w:rsidR="00000000" w:rsidRPr="00000000">
        <w:rPr>
          <w:rtl w:val="0"/>
        </w:rPr>
        <w:t xml:space="preserve">Line Plot</w:t>
      </w:r>
    </w:p>
    <w:p w:rsidR="00000000" w:rsidDel="00000000" w:rsidP="00000000" w:rsidRDefault="00000000" w:rsidRPr="00000000" w14:paraId="00000210">
      <w:pPr>
        <w:spacing w:line="276" w:lineRule="auto"/>
        <w:rPr/>
      </w:pPr>
      <w:r w:rsidDel="00000000" w:rsidR="00000000" w:rsidRPr="00000000">
        <w:rPr>
          <w:rtl w:val="0"/>
        </w:rPr>
        <w:t xml:space="preserve">the line plot is similar to a traditional line chart, with data point connected via a line.</w:t>
        <w:br w:type="textWrapping"/>
      </w:r>
    </w:p>
    <w:p w:rsidR="00000000" w:rsidDel="00000000" w:rsidP="00000000" w:rsidRDefault="00000000" w:rsidRPr="00000000" w14:paraId="00000211">
      <w:pPr>
        <w:spacing w:line="276" w:lineRule="auto"/>
        <w:rPr/>
      </w:pPr>
      <w:r w:rsidDel="00000000" w:rsidR="00000000" w:rsidRPr="00000000">
        <w:rPr/>
        <w:drawing>
          <wp:inline distB="114300" distT="114300" distL="114300" distR="114300">
            <wp:extent cx="2424113" cy="1630767"/>
            <wp:effectExtent b="0" l="0" r="0" t="0"/>
            <wp:docPr id="47"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2424113" cy="1630767"/>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pacing w:line="276" w:lineRule="auto"/>
        <w:rPr/>
      </w:pPr>
      <w:r w:rsidDel="00000000" w:rsidR="00000000" w:rsidRPr="00000000">
        <w:rPr>
          <w:rtl w:val="0"/>
        </w:rPr>
        <w:br w:type="textWrapping"/>
        <w:t xml:space="preserve">However, online I found another definition, that is the following:</w:t>
      </w:r>
    </w:p>
    <w:p w:rsidR="00000000" w:rsidDel="00000000" w:rsidP="00000000" w:rsidRDefault="00000000" w:rsidRPr="00000000" w14:paraId="00000213">
      <w:pPr>
        <w:spacing w:line="276" w:lineRule="auto"/>
        <w:rPr/>
      </w:pPr>
      <w:r w:rsidDel="00000000" w:rsidR="00000000" w:rsidRPr="00000000">
        <w:rPr>
          <w:rtl w:val="0"/>
        </w:rPr>
      </w:r>
    </w:p>
    <w:p w:rsidR="00000000" w:rsidDel="00000000" w:rsidP="00000000" w:rsidRDefault="00000000" w:rsidRPr="00000000" w14:paraId="00000214">
      <w:pPr>
        <w:spacing w:line="276" w:lineRule="auto"/>
        <w:rPr/>
      </w:pPr>
      <w:r w:rsidDel="00000000" w:rsidR="00000000" w:rsidRPr="00000000">
        <w:rPr>
          <w:rtl w:val="0"/>
        </w:rPr>
        <w:t xml:space="preserve">A line plot is a way to display data along a number line. Line plots are also called dot plots.</w:t>
      </w:r>
    </w:p>
    <w:p w:rsidR="00000000" w:rsidDel="00000000" w:rsidP="00000000" w:rsidRDefault="00000000" w:rsidRPr="00000000" w14:paraId="00000215">
      <w:pPr>
        <w:spacing w:line="276" w:lineRule="auto"/>
        <w:rPr/>
      </w:pPr>
      <w:r w:rsidDel="00000000" w:rsidR="00000000" w:rsidRPr="00000000">
        <w:rPr>
          <w:rtl w:val="0"/>
        </w:rPr>
      </w:r>
    </w:p>
    <w:p w:rsidR="00000000" w:rsidDel="00000000" w:rsidP="00000000" w:rsidRDefault="00000000" w:rsidRPr="00000000" w14:paraId="00000216">
      <w:pPr>
        <w:spacing w:line="276" w:lineRule="auto"/>
        <w:rPr/>
      </w:pPr>
      <w:r w:rsidDel="00000000" w:rsidR="00000000" w:rsidRPr="00000000">
        <w:rPr/>
        <w:drawing>
          <wp:inline distB="114300" distT="114300" distL="114300" distR="114300">
            <wp:extent cx="2205038" cy="1275642"/>
            <wp:effectExtent b="0" l="0" r="0" t="0"/>
            <wp:docPr id="42" name="image49.png"/>
            <a:graphic>
              <a:graphicData uri="http://schemas.openxmlformats.org/drawingml/2006/picture">
                <pic:pic>
                  <pic:nvPicPr>
                    <pic:cNvPr id="0" name="image49.png"/>
                    <pic:cNvPicPr preferRelativeResize="0"/>
                  </pic:nvPicPr>
                  <pic:blipFill>
                    <a:blip r:embed="rId28"/>
                    <a:srcRect b="0" l="0" r="0" t="0"/>
                    <a:stretch>
                      <a:fillRect/>
                    </a:stretch>
                  </pic:blipFill>
                  <pic:spPr>
                    <a:xfrm>
                      <a:off x="0" y="0"/>
                      <a:ext cx="2205038" cy="1275642"/>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pStyle w:val="Heading2"/>
        <w:spacing w:line="276" w:lineRule="auto"/>
        <w:rPr/>
      </w:pPr>
      <w:bookmarkStart w:colFirst="0" w:colLast="0" w:name="_vezb5bfxedd" w:id="42"/>
      <w:bookmarkEnd w:id="42"/>
      <w:r w:rsidDel="00000000" w:rsidR="00000000" w:rsidRPr="00000000">
        <w:rPr>
          <w:rtl w:val="0"/>
        </w:rPr>
        <w:t xml:space="preserve">Ogive</w:t>
      </w:r>
    </w:p>
    <w:p w:rsidR="00000000" w:rsidDel="00000000" w:rsidP="00000000" w:rsidRDefault="00000000" w:rsidRPr="00000000" w14:paraId="00000218">
      <w:pPr>
        <w:spacing w:line="276" w:lineRule="auto"/>
        <w:rPr/>
      </w:pPr>
      <w:r w:rsidDel="00000000" w:rsidR="00000000" w:rsidRPr="00000000">
        <w:rPr>
          <w:rtl w:val="0"/>
        </w:rPr>
        <w:t xml:space="preserve">An ogive (oh-jive), sometimes called a cumulative frequency chart, is a type of frequency chart that shows cumulative frequencies. In other words, the cumulative percentages are added on the graph from left to right.</w:t>
      </w:r>
    </w:p>
    <w:p w:rsidR="00000000" w:rsidDel="00000000" w:rsidP="00000000" w:rsidRDefault="00000000" w:rsidRPr="00000000" w14:paraId="00000219">
      <w:pPr>
        <w:spacing w:line="276" w:lineRule="auto"/>
        <w:rPr/>
      </w:pPr>
      <w:r w:rsidDel="00000000" w:rsidR="00000000" w:rsidRPr="00000000">
        <w:rPr>
          <w:rtl w:val="0"/>
        </w:rPr>
      </w:r>
    </w:p>
    <w:p w:rsidR="00000000" w:rsidDel="00000000" w:rsidP="00000000" w:rsidRDefault="00000000" w:rsidRPr="00000000" w14:paraId="0000021A">
      <w:pPr>
        <w:spacing w:line="276" w:lineRule="auto"/>
        <w:rPr/>
      </w:pPr>
      <w:r w:rsidDel="00000000" w:rsidR="00000000" w:rsidRPr="00000000">
        <w:rPr>
          <w:rtl w:val="0"/>
        </w:rPr>
        <w:t xml:space="preserve">An ogive graph plots cumulative frequency on the y-axis and class boundaries along the x-axis. It’s very similar to a histogram, only instead of rectangles, an ogive has a single point marking where the top right of the rectangle would be. </w:t>
      </w:r>
    </w:p>
    <w:p w:rsidR="00000000" w:rsidDel="00000000" w:rsidP="00000000" w:rsidRDefault="00000000" w:rsidRPr="00000000" w14:paraId="0000021B">
      <w:pPr>
        <w:spacing w:line="276" w:lineRule="auto"/>
        <w:rPr/>
      </w:pPr>
      <w:r w:rsidDel="00000000" w:rsidR="00000000" w:rsidRPr="00000000">
        <w:rPr>
          <w:rtl w:val="0"/>
        </w:rPr>
      </w:r>
    </w:p>
    <w:p w:rsidR="00000000" w:rsidDel="00000000" w:rsidP="00000000" w:rsidRDefault="00000000" w:rsidRPr="00000000" w14:paraId="0000021C">
      <w:pPr>
        <w:spacing w:line="276" w:lineRule="auto"/>
        <w:rPr/>
      </w:pPr>
      <w:r w:rsidDel="00000000" w:rsidR="00000000" w:rsidRPr="00000000">
        <w:rPr>
          <w:rtl w:val="0"/>
        </w:rPr>
        <w:t xml:space="preserve">It is usually easier to create this kind of graph from a frequency table.</w:t>
      </w:r>
    </w:p>
    <w:p w:rsidR="00000000" w:rsidDel="00000000" w:rsidP="00000000" w:rsidRDefault="00000000" w:rsidRPr="00000000" w14:paraId="0000021D">
      <w:pPr>
        <w:spacing w:line="276" w:lineRule="auto"/>
        <w:rPr/>
      </w:pPr>
      <w:r w:rsidDel="00000000" w:rsidR="00000000" w:rsidRPr="00000000">
        <w:rPr>
          <w:rtl w:val="0"/>
        </w:rPr>
      </w:r>
    </w:p>
    <w:p w:rsidR="00000000" w:rsidDel="00000000" w:rsidP="00000000" w:rsidRDefault="00000000" w:rsidRPr="00000000" w14:paraId="0000021E">
      <w:pPr>
        <w:spacing w:line="276" w:lineRule="auto"/>
        <w:rPr/>
      </w:pPr>
      <w:r w:rsidDel="00000000" w:rsidR="00000000" w:rsidRPr="00000000">
        <w:rPr/>
        <w:drawing>
          <wp:inline distB="114300" distT="114300" distL="114300" distR="114300">
            <wp:extent cx="2422448" cy="1787852"/>
            <wp:effectExtent b="0" l="0" r="0" t="0"/>
            <wp:docPr id="46" name="image47.png"/>
            <a:graphic>
              <a:graphicData uri="http://schemas.openxmlformats.org/drawingml/2006/picture">
                <pic:pic>
                  <pic:nvPicPr>
                    <pic:cNvPr id="0" name="image47.png"/>
                    <pic:cNvPicPr preferRelativeResize="0"/>
                  </pic:nvPicPr>
                  <pic:blipFill>
                    <a:blip r:embed="rId29"/>
                    <a:srcRect b="0" l="0" r="0" t="0"/>
                    <a:stretch>
                      <a:fillRect/>
                    </a:stretch>
                  </pic:blipFill>
                  <pic:spPr>
                    <a:xfrm>
                      <a:off x="0" y="0"/>
                      <a:ext cx="2422448" cy="1787852"/>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line="276" w:lineRule="auto"/>
        <w:rPr/>
      </w:pPr>
      <w:r w:rsidDel="00000000" w:rsidR="00000000" w:rsidRPr="00000000">
        <w:rPr>
          <w:rtl w:val="0"/>
        </w:rPr>
      </w:r>
    </w:p>
    <w:p w:rsidR="00000000" w:rsidDel="00000000" w:rsidP="00000000" w:rsidRDefault="00000000" w:rsidRPr="00000000" w14:paraId="00000220">
      <w:pPr>
        <w:spacing w:line="276" w:lineRule="auto"/>
        <w:rPr/>
      </w:pPr>
      <w:r w:rsidDel="00000000" w:rsidR="00000000" w:rsidRPr="00000000">
        <w:rPr>
          <w:rtl w:val="0"/>
        </w:rPr>
        <w:t xml:space="preserve">https://www.geeksforgeeks.org/ogive-cumulative-frequency-curve-and-its-types/</w:t>
      </w:r>
    </w:p>
    <w:p w:rsidR="00000000" w:rsidDel="00000000" w:rsidP="00000000" w:rsidRDefault="00000000" w:rsidRPr="00000000" w14:paraId="00000221">
      <w:pPr>
        <w:pStyle w:val="Heading2"/>
        <w:spacing w:line="276" w:lineRule="auto"/>
        <w:rPr/>
      </w:pPr>
      <w:bookmarkStart w:colFirst="0" w:colLast="0" w:name="_cln5okoni5xb" w:id="43"/>
      <w:bookmarkEnd w:id="43"/>
      <w:r w:rsidDel="00000000" w:rsidR="00000000" w:rsidRPr="00000000">
        <w:rPr>
          <w:rtl w:val="0"/>
        </w:rPr>
        <w:t xml:space="preserve">Histograms</w:t>
      </w:r>
    </w:p>
    <w:p w:rsidR="00000000" w:rsidDel="00000000" w:rsidP="00000000" w:rsidRDefault="00000000" w:rsidRPr="00000000" w14:paraId="00000222">
      <w:pPr>
        <w:spacing w:line="276" w:lineRule="auto"/>
        <w:rPr/>
      </w:pPr>
      <w:r w:rsidDel="00000000" w:rsidR="00000000" w:rsidRPr="00000000">
        <w:rPr>
          <w:rtl w:val="0"/>
        </w:rPr>
        <w:t xml:space="preserve">A histogram is a bar chart that groups continuous data into ranges. Ranges are discretional to the creator of the chart. For example, overall user ages (continuous dataset) can be grouped in clusters such as 0-10, 10-20 and such.</w:t>
      </w:r>
    </w:p>
    <w:p w:rsidR="00000000" w:rsidDel="00000000" w:rsidP="00000000" w:rsidRDefault="00000000" w:rsidRPr="00000000" w14:paraId="00000223">
      <w:pPr>
        <w:spacing w:line="276" w:lineRule="auto"/>
        <w:rPr/>
      </w:pPr>
      <w:r w:rsidDel="00000000" w:rsidR="00000000" w:rsidRPr="00000000">
        <w:rPr>
          <w:rtl w:val="0"/>
        </w:rPr>
      </w:r>
    </w:p>
    <w:p w:rsidR="00000000" w:rsidDel="00000000" w:rsidP="00000000" w:rsidRDefault="00000000" w:rsidRPr="00000000" w14:paraId="00000224">
      <w:pPr>
        <w:spacing w:line="276" w:lineRule="auto"/>
        <w:rPr/>
      </w:pPr>
      <w:r w:rsidDel="00000000" w:rsidR="00000000" w:rsidRPr="00000000">
        <w:rPr>
          <w:rtl w:val="0"/>
        </w:rPr>
        <w:t xml:space="preserve">Histogram bars are adicent (no spaces between bars).</w:t>
        <w:br w:type="textWrapping"/>
        <w:br w:type="textWrapping"/>
        <w:t xml:space="preserve">Histograms don’t have to be confused with bar charts. </w:t>
      </w:r>
    </w:p>
    <w:p w:rsidR="00000000" w:rsidDel="00000000" w:rsidP="00000000" w:rsidRDefault="00000000" w:rsidRPr="00000000" w14:paraId="00000225">
      <w:pPr>
        <w:rPr/>
      </w:pPr>
      <w:r w:rsidDel="00000000" w:rsidR="00000000" w:rsidRPr="00000000">
        <w:rPr>
          <w:rtl w:val="0"/>
        </w:rPr>
        <w:t xml:space="preserve">Histograms visualize quantitative data or numerical data, whereas bar charts display categorical (discrete) variables. </w:t>
      </w:r>
    </w:p>
    <w:p w:rsidR="00000000" w:rsidDel="00000000" w:rsidP="00000000" w:rsidRDefault="00000000" w:rsidRPr="00000000" w14:paraId="00000226">
      <w:pPr>
        <w:rPr/>
      </w:pPr>
      <w:r w:rsidDel="00000000" w:rsidR="00000000" w:rsidRPr="00000000">
        <w:rPr>
          <w:rtl w:val="0"/>
        </w:rPr>
        <w:t xml:space="preserve">In most instances, the numerical data in a histogram will be continuous (having infinite values). Attempting to display all possible values of a continuous variable along an axis would be foolish.</w:t>
      </w:r>
      <w:r w:rsidDel="00000000" w:rsidR="00000000" w:rsidRPr="00000000">
        <w:rPr>
          <w:rtl w:val="0"/>
        </w:rPr>
      </w:r>
    </w:p>
    <w:p w:rsidR="00000000" w:rsidDel="00000000" w:rsidP="00000000" w:rsidRDefault="00000000" w:rsidRPr="00000000" w14:paraId="00000227">
      <w:pPr>
        <w:spacing w:line="276" w:lineRule="auto"/>
        <w:rPr/>
      </w:pPr>
      <w:r w:rsidDel="00000000" w:rsidR="00000000" w:rsidRPr="00000000">
        <w:rPr>
          <w:rtl w:val="0"/>
        </w:rPr>
      </w:r>
    </w:p>
    <w:p w:rsidR="00000000" w:rsidDel="00000000" w:rsidP="00000000" w:rsidRDefault="00000000" w:rsidRPr="00000000" w14:paraId="00000228">
      <w:pPr>
        <w:pStyle w:val="Heading2"/>
        <w:spacing w:line="276" w:lineRule="auto"/>
        <w:rPr/>
      </w:pPr>
      <w:bookmarkStart w:colFirst="0" w:colLast="0" w:name="_mp07uci6bpk8" w:id="44"/>
      <w:bookmarkEnd w:id="44"/>
      <w:r w:rsidDel="00000000" w:rsidR="00000000" w:rsidRPr="00000000">
        <w:rPr>
          <w:rtl w:val="0"/>
        </w:rPr>
        <w:t xml:space="preserve">Bar Plots</w:t>
      </w:r>
    </w:p>
    <w:p w:rsidR="00000000" w:rsidDel="00000000" w:rsidP="00000000" w:rsidRDefault="00000000" w:rsidRPr="00000000" w14:paraId="00000229">
      <w:pPr>
        <w:spacing w:line="276" w:lineRule="auto"/>
        <w:rPr/>
      </w:pPr>
      <w:r w:rsidDel="00000000" w:rsidR="00000000" w:rsidRPr="00000000">
        <w:rPr>
          <w:rtl w:val="0"/>
        </w:rPr>
        <w:t xml:space="preserve">Bar plots are usually used to display categorical data along the horizontal axis - that is, discrete data, such as products, countries, car types and such. </w:t>
        <w:br w:type="textWrapping"/>
      </w:r>
    </w:p>
    <w:p w:rsidR="00000000" w:rsidDel="00000000" w:rsidP="00000000" w:rsidRDefault="00000000" w:rsidRPr="00000000" w14:paraId="0000022A">
      <w:pPr>
        <w:spacing w:line="276" w:lineRule="auto"/>
        <w:rPr/>
      </w:pPr>
      <w:r w:rsidDel="00000000" w:rsidR="00000000" w:rsidRPr="00000000">
        <w:rPr>
          <w:rtl w:val="0"/>
        </w:rPr>
        <w:t xml:space="preserve">Bar within a bar chart are not adicent. Data on the bar plots are often ordered, in order to enhance chart comprehension. </w:t>
      </w:r>
    </w:p>
    <w:p w:rsidR="00000000" w:rsidDel="00000000" w:rsidP="00000000" w:rsidRDefault="00000000" w:rsidRPr="00000000" w14:paraId="0000022B">
      <w:pPr>
        <w:spacing w:line="276" w:lineRule="auto"/>
        <w:rPr/>
      </w:pPr>
      <w:r w:rsidDel="00000000" w:rsidR="00000000" w:rsidRPr="00000000">
        <w:rPr>
          <w:rtl w:val="0"/>
        </w:rPr>
      </w:r>
    </w:p>
    <w:p w:rsidR="00000000" w:rsidDel="00000000" w:rsidP="00000000" w:rsidRDefault="00000000" w:rsidRPr="00000000" w14:paraId="0000022C">
      <w:pPr>
        <w:pStyle w:val="Heading2"/>
        <w:rPr/>
      </w:pPr>
      <w:bookmarkStart w:colFirst="0" w:colLast="0" w:name="_hkufot77mztn" w:id="45"/>
      <w:bookmarkEnd w:id="45"/>
      <w:r w:rsidDel="00000000" w:rsidR="00000000" w:rsidRPr="00000000">
        <w:rPr>
          <w:rtl w:val="0"/>
        </w:rPr>
        <w:t xml:space="preserve">Box and whisker Plots</w:t>
      </w:r>
    </w:p>
    <w:p w:rsidR="00000000" w:rsidDel="00000000" w:rsidP="00000000" w:rsidRDefault="00000000" w:rsidRPr="00000000" w14:paraId="0000022D">
      <w:pPr>
        <w:spacing w:line="276" w:lineRule="auto"/>
        <w:rPr/>
      </w:pPr>
      <w:r w:rsidDel="00000000" w:rsidR="00000000" w:rsidRPr="00000000">
        <w:rPr>
          <w:rtl w:val="0"/>
        </w:rPr>
      </w:r>
    </w:p>
    <w:p w:rsidR="00000000" w:rsidDel="00000000" w:rsidP="00000000" w:rsidRDefault="00000000" w:rsidRPr="00000000" w14:paraId="0000022E">
      <w:pPr>
        <w:spacing w:line="276" w:lineRule="auto"/>
        <w:rPr/>
      </w:pPr>
      <w:r w:rsidDel="00000000" w:rsidR="00000000" w:rsidRPr="00000000">
        <w:rPr>
          <w:rtl w:val="0"/>
        </w:rPr>
        <w:t xml:space="preserve">Also called: box plot, box and whisker diagram, box and whisker plot with outliers (in italiano: diagramma a scatola e baffi).</w:t>
      </w:r>
    </w:p>
    <w:p w:rsidR="00000000" w:rsidDel="00000000" w:rsidP="00000000" w:rsidRDefault="00000000" w:rsidRPr="00000000" w14:paraId="0000022F">
      <w:pPr>
        <w:spacing w:line="276" w:lineRule="auto"/>
        <w:rPr/>
      </w:pPr>
      <w:r w:rsidDel="00000000" w:rsidR="00000000" w:rsidRPr="00000000">
        <w:rPr>
          <w:rtl w:val="0"/>
        </w:rPr>
      </w:r>
    </w:p>
    <w:p w:rsidR="00000000" w:rsidDel="00000000" w:rsidP="00000000" w:rsidRDefault="00000000" w:rsidRPr="00000000" w14:paraId="00000230">
      <w:pPr>
        <w:spacing w:line="276" w:lineRule="auto"/>
        <w:rPr/>
      </w:pPr>
      <w:r w:rsidDel="00000000" w:rsidR="00000000" w:rsidRPr="00000000">
        <w:rPr>
          <w:rtl w:val="0"/>
        </w:rPr>
        <w:t xml:space="preserve">A box and whisker plot is defined as a graphical method of displaying variation in a set of data. It is usually used to display data according to quartile intervals. </w:t>
      </w:r>
    </w:p>
    <w:p w:rsidR="00000000" w:rsidDel="00000000" w:rsidP="00000000" w:rsidRDefault="00000000" w:rsidRPr="00000000" w14:paraId="00000231">
      <w:pPr>
        <w:spacing w:line="276" w:lineRule="auto"/>
        <w:rPr/>
      </w:pPr>
      <w:r w:rsidDel="00000000" w:rsidR="00000000" w:rsidRPr="00000000">
        <w:rPr>
          <w:rtl w:val="0"/>
        </w:rPr>
      </w:r>
    </w:p>
    <w:p w:rsidR="00000000" w:rsidDel="00000000" w:rsidP="00000000" w:rsidRDefault="00000000" w:rsidRPr="00000000" w14:paraId="00000232">
      <w:pPr>
        <w:spacing w:line="276" w:lineRule="auto"/>
        <w:rPr/>
      </w:pPr>
      <w:r w:rsidDel="00000000" w:rsidR="00000000" w:rsidRPr="00000000">
        <w:rPr/>
        <w:drawing>
          <wp:inline distB="114300" distT="114300" distL="114300" distR="114300">
            <wp:extent cx="5731200" cy="2146300"/>
            <wp:effectExtent b="0" l="0" r="0" t="0"/>
            <wp:docPr id="7"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pStyle w:val="Heading3"/>
        <w:spacing w:line="276" w:lineRule="auto"/>
        <w:rPr/>
      </w:pPr>
      <w:bookmarkStart w:colFirst="0" w:colLast="0" w:name="_vewr5kbi13ln" w:id="46"/>
      <w:bookmarkEnd w:id="46"/>
      <w:r w:rsidDel="00000000" w:rsidR="00000000" w:rsidRPr="00000000">
        <w:rPr>
          <w:rtl w:val="0"/>
        </w:rPr>
        <w:t xml:space="preserve">Box and whisker vs candlestick chart</w:t>
      </w:r>
    </w:p>
    <w:p w:rsidR="00000000" w:rsidDel="00000000" w:rsidP="00000000" w:rsidRDefault="00000000" w:rsidRPr="00000000" w14:paraId="00000234">
      <w:pPr>
        <w:spacing w:line="276" w:lineRule="auto"/>
        <w:rPr/>
      </w:pPr>
      <w:r w:rsidDel="00000000" w:rsidR="00000000" w:rsidRPr="00000000">
        <w:rPr>
          <w:rtl w:val="0"/>
        </w:rPr>
        <w:t xml:space="preserve">Mathematically speaking there is no difference. Both show an upper and lower boundary and points outside these boundaries. However:</w:t>
      </w:r>
    </w:p>
    <w:p w:rsidR="00000000" w:rsidDel="00000000" w:rsidP="00000000" w:rsidRDefault="00000000" w:rsidRPr="00000000" w14:paraId="00000235">
      <w:pPr>
        <w:spacing w:line="276" w:lineRule="auto"/>
        <w:ind w:left="0" w:firstLine="0"/>
        <w:rPr/>
      </w:pPr>
      <w:r w:rsidDel="00000000" w:rsidR="00000000" w:rsidRPr="00000000">
        <w:rPr>
          <w:rtl w:val="0"/>
        </w:rPr>
        <w:t xml:space="preserve">A candlestick chart is mainly used in the finance industry. Its most popular application is to show share price. It is mainly used in the vertical position.</w:t>
      </w:r>
    </w:p>
    <w:p w:rsidR="00000000" w:rsidDel="00000000" w:rsidP="00000000" w:rsidRDefault="00000000" w:rsidRPr="00000000" w14:paraId="00000236">
      <w:pPr>
        <w:spacing w:line="276" w:lineRule="auto"/>
        <w:rPr/>
      </w:pPr>
      <w:r w:rsidDel="00000000" w:rsidR="00000000" w:rsidRPr="00000000">
        <w:rPr>
          <w:rtl w:val="0"/>
        </w:rPr>
      </w:r>
    </w:p>
    <w:p w:rsidR="00000000" w:rsidDel="00000000" w:rsidP="00000000" w:rsidRDefault="00000000" w:rsidRPr="00000000" w14:paraId="00000237">
      <w:pPr>
        <w:spacing w:line="276" w:lineRule="auto"/>
        <w:ind w:left="0" w:firstLine="0"/>
        <w:rPr/>
      </w:pPr>
      <w:r w:rsidDel="00000000" w:rsidR="00000000" w:rsidRPr="00000000">
        <w:rPr>
          <w:rtl w:val="0"/>
        </w:rPr>
        <w:t xml:space="preserve">A  box and whisker chart tends to be used in non-finance industries. For example, the level of sales of various stores or inventory levels etc. The box and whisker can be shown horizontally as well as vertically. They are often found with labels showing various statistical informations. </w:t>
      </w:r>
    </w:p>
    <w:p w:rsidR="00000000" w:rsidDel="00000000" w:rsidP="00000000" w:rsidRDefault="00000000" w:rsidRPr="00000000" w14:paraId="00000238">
      <w:pPr>
        <w:pStyle w:val="Heading2"/>
        <w:spacing w:line="276" w:lineRule="auto"/>
        <w:rPr/>
      </w:pPr>
      <w:bookmarkStart w:colFirst="0" w:colLast="0" w:name="_8wc1bpopvo27" w:id="47"/>
      <w:bookmarkEnd w:id="47"/>
      <w:r w:rsidDel="00000000" w:rsidR="00000000" w:rsidRPr="00000000">
        <w:rPr>
          <w:rtl w:val="0"/>
        </w:rPr>
        <w:t xml:space="preserve">Violin Plot</w:t>
      </w:r>
    </w:p>
    <w:p w:rsidR="00000000" w:rsidDel="00000000" w:rsidP="00000000" w:rsidRDefault="00000000" w:rsidRPr="00000000" w14:paraId="00000239">
      <w:pPr>
        <w:spacing w:line="276" w:lineRule="auto"/>
        <w:rPr/>
      </w:pPr>
      <w:r w:rsidDel="00000000" w:rsidR="00000000" w:rsidRPr="00000000">
        <w:rPr>
          <w:rtl w:val="0"/>
        </w:rPr>
        <w:t xml:space="preserve">A violin plot is a method of plotting numeric data. It is similar to a box plot, with the addition of a rotated kernel density plot on each side.</w:t>
      </w:r>
    </w:p>
    <w:p w:rsidR="00000000" w:rsidDel="00000000" w:rsidP="00000000" w:rsidRDefault="00000000" w:rsidRPr="00000000" w14:paraId="0000023A">
      <w:pPr>
        <w:spacing w:line="276" w:lineRule="auto"/>
        <w:rPr/>
      </w:pPr>
      <w:r w:rsidDel="00000000" w:rsidR="00000000" w:rsidRPr="00000000">
        <w:rPr>
          <w:rtl w:val="0"/>
        </w:rPr>
      </w:r>
    </w:p>
    <w:p w:rsidR="00000000" w:rsidDel="00000000" w:rsidP="00000000" w:rsidRDefault="00000000" w:rsidRPr="00000000" w14:paraId="0000023B">
      <w:pPr>
        <w:spacing w:line="276" w:lineRule="auto"/>
        <w:rPr/>
      </w:pPr>
      <w:r w:rsidDel="00000000" w:rsidR="00000000" w:rsidRPr="00000000">
        <w:rPr/>
        <w:drawing>
          <wp:inline distB="114300" distT="114300" distL="114300" distR="114300">
            <wp:extent cx="2930879" cy="2185988"/>
            <wp:effectExtent b="0" l="0" r="0" t="0"/>
            <wp:docPr id="13"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2930879"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pStyle w:val="Heading2"/>
        <w:spacing w:line="276" w:lineRule="auto"/>
        <w:rPr/>
      </w:pPr>
      <w:bookmarkStart w:colFirst="0" w:colLast="0" w:name="_budlqlt6ezab" w:id="48"/>
      <w:bookmarkEnd w:id="48"/>
      <w:r w:rsidDel="00000000" w:rsidR="00000000" w:rsidRPr="00000000">
        <w:rPr>
          <w:rtl w:val="0"/>
        </w:rPr>
        <w:t xml:space="preserve">KDE Plot</w:t>
      </w:r>
    </w:p>
    <w:p w:rsidR="00000000" w:rsidDel="00000000" w:rsidP="00000000" w:rsidRDefault="00000000" w:rsidRPr="00000000" w14:paraId="0000023D">
      <w:pPr>
        <w:spacing w:line="276" w:lineRule="auto"/>
        <w:rPr/>
      </w:pPr>
      <w:r w:rsidDel="00000000" w:rsidR="00000000" w:rsidRPr="00000000">
        <w:rPr>
          <w:rtl w:val="0"/>
        </w:rPr>
        <w:t xml:space="preserve">KDE Plot described as Kernel Density Estimate is used for visualizing the Probability Density of a continuous variable. It depicts the probability density at different values in a continuous variable. We can also plot a single graph for multiple samples which helps in more efficient data visualization.</w:t>
      </w:r>
    </w:p>
    <w:p w:rsidR="00000000" w:rsidDel="00000000" w:rsidP="00000000" w:rsidRDefault="00000000" w:rsidRPr="00000000" w14:paraId="0000023E">
      <w:pPr>
        <w:spacing w:line="276" w:lineRule="auto"/>
        <w:rPr/>
      </w:pPr>
      <w:r w:rsidDel="00000000" w:rsidR="00000000" w:rsidRPr="00000000">
        <w:rPr>
          <w:rtl w:val="0"/>
        </w:rPr>
        <w:t xml:space="preserve">Kernel density estimates are closely related to histograms, but can be endowed with properties such as smoothness or continuity by using a suitable kernel.</w:t>
      </w:r>
    </w:p>
    <w:p w:rsidR="00000000" w:rsidDel="00000000" w:rsidP="00000000" w:rsidRDefault="00000000" w:rsidRPr="00000000" w14:paraId="0000023F">
      <w:pPr>
        <w:spacing w:line="276" w:lineRule="auto"/>
        <w:rPr/>
      </w:pPr>
      <w:r w:rsidDel="00000000" w:rsidR="00000000" w:rsidRPr="00000000">
        <w:rPr>
          <w:rtl w:val="0"/>
        </w:rPr>
      </w:r>
    </w:p>
    <w:p w:rsidR="00000000" w:rsidDel="00000000" w:rsidP="00000000" w:rsidRDefault="00000000" w:rsidRPr="00000000" w14:paraId="00000240">
      <w:pPr>
        <w:spacing w:line="276" w:lineRule="auto"/>
        <w:rPr/>
      </w:pPr>
      <w:r w:rsidDel="00000000" w:rsidR="00000000" w:rsidRPr="00000000">
        <w:rPr/>
        <w:drawing>
          <wp:inline distB="114300" distT="114300" distL="114300" distR="114300">
            <wp:extent cx="3770672" cy="2185988"/>
            <wp:effectExtent b="0" l="0" r="0" t="0"/>
            <wp:docPr id="58" name="image58.png"/>
            <a:graphic>
              <a:graphicData uri="http://schemas.openxmlformats.org/drawingml/2006/picture">
                <pic:pic>
                  <pic:nvPicPr>
                    <pic:cNvPr id="0" name="image58.png"/>
                    <pic:cNvPicPr preferRelativeResize="0"/>
                  </pic:nvPicPr>
                  <pic:blipFill>
                    <a:blip r:embed="rId32"/>
                    <a:srcRect b="0" l="0" r="0" t="0"/>
                    <a:stretch>
                      <a:fillRect/>
                    </a:stretch>
                  </pic:blipFill>
                  <pic:spPr>
                    <a:xfrm>
                      <a:off x="0" y="0"/>
                      <a:ext cx="3770672"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spacing w:line="276" w:lineRule="auto"/>
        <w:rPr/>
      </w:pPr>
      <w:r w:rsidDel="00000000" w:rsidR="00000000" w:rsidRPr="00000000">
        <w:rPr>
          <w:rtl w:val="0"/>
        </w:rPr>
      </w:r>
    </w:p>
    <w:p w:rsidR="00000000" w:rsidDel="00000000" w:rsidP="00000000" w:rsidRDefault="00000000" w:rsidRPr="00000000" w14:paraId="00000242">
      <w:pPr>
        <w:pStyle w:val="Heading1"/>
        <w:spacing w:line="276" w:lineRule="auto"/>
        <w:rPr/>
      </w:pPr>
      <w:bookmarkStart w:colFirst="0" w:colLast="0" w:name="_n6y3r9a1jo2w" w:id="49"/>
      <w:bookmarkEnd w:id="49"/>
      <w:r w:rsidDel="00000000" w:rsidR="00000000" w:rsidRPr="00000000">
        <w:rPr>
          <w:rtl w:val="0"/>
        </w:rPr>
        <w:t xml:space="preserve">Combinatorics</w:t>
      </w:r>
    </w:p>
    <w:p w:rsidR="00000000" w:rsidDel="00000000" w:rsidP="00000000" w:rsidRDefault="00000000" w:rsidRPr="00000000" w14:paraId="00000243">
      <w:pPr>
        <w:spacing w:line="276" w:lineRule="auto"/>
        <w:rPr/>
      </w:pPr>
      <w:r w:rsidDel="00000000" w:rsidR="00000000" w:rsidRPr="00000000">
        <w:rPr>
          <w:rtl w:val="0"/>
        </w:rPr>
        <w:t xml:space="preserve">Combinatorics is an area of mathematics primarily concerned with counting, both as a means and an end in obtaining results, and certain properties of finite structures. It is closely related to many other areas of mathematics and has many applications ranging from logic to statistical physics and from evolutionary biology to computer science.</w:t>
      </w:r>
    </w:p>
    <w:p w:rsidR="00000000" w:rsidDel="00000000" w:rsidP="00000000" w:rsidRDefault="00000000" w:rsidRPr="00000000" w14:paraId="00000244">
      <w:pPr>
        <w:pStyle w:val="Heading2"/>
        <w:spacing w:line="276" w:lineRule="auto"/>
        <w:rPr/>
      </w:pPr>
      <w:bookmarkStart w:colFirst="0" w:colLast="0" w:name="_qjbqxman8k6q" w:id="50"/>
      <w:bookmarkEnd w:id="50"/>
      <w:r w:rsidDel="00000000" w:rsidR="00000000" w:rsidRPr="00000000">
        <w:rPr>
          <w:rtl w:val="0"/>
        </w:rPr>
        <w:t xml:space="preserve">Factorials</w:t>
      </w:r>
    </w:p>
    <w:p w:rsidR="00000000" w:rsidDel="00000000" w:rsidP="00000000" w:rsidRDefault="00000000" w:rsidRPr="00000000" w14:paraId="00000245">
      <w:pPr>
        <w:spacing w:line="276" w:lineRule="auto"/>
        <w:rPr/>
      </w:pPr>
      <w:r w:rsidDel="00000000" w:rsidR="00000000" w:rsidRPr="00000000">
        <w:rPr>
          <w:rtl w:val="0"/>
        </w:rPr>
        <w:t xml:space="preserve">In mathematics, the factorial of a non-negative integer </w:t>
      </w:r>
      <w:r w:rsidDel="00000000" w:rsidR="00000000" w:rsidRPr="00000000">
        <w:rPr>
          <w:b w:val="1"/>
          <w:rtl w:val="0"/>
        </w:rPr>
        <w:t xml:space="preserve">n</w:t>
      </w:r>
      <w:r w:rsidDel="00000000" w:rsidR="00000000" w:rsidRPr="00000000">
        <w:rPr>
          <w:rtl w:val="0"/>
        </w:rPr>
        <w:t xml:space="preserve">, denoted by </w:t>
      </w:r>
      <w:r w:rsidDel="00000000" w:rsidR="00000000" w:rsidRPr="00000000">
        <w:rPr>
          <w:b w:val="1"/>
          <w:rtl w:val="0"/>
        </w:rPr>
        <w:t xml:space="preserve">n!</w:t>
      </w:r>
      <w:r w:rsidDel="00000000" w:rsidR="00000000" w:rsidRPr="00000000">
        <w:rPr>
          <w:rtl w:val="0"/>
        </w:rPr>
        <w:t xml:space="preserve">, is the product of all positive integers less than or equal to </w:t>
      </w:r>
      <w:r w:rsidDel="00000000" w:rsidR="00000000" w:rsidRPr="00000000">
        <w:rPr>
          <w:b w:val="1"/>
          <w:rtl w:val="0"/>
        </w:rPr>
        <w:t xml:space="preserve">n</w:t>
      </w:r>
      <w:r w:rsidDel="00000000" w:rsidR="00000000" w:rsidRPr="00000000">
        <w:rPr>
          <w:rtl w:val="0"/>
        </w:rPr>
        <w:t xml:space="preserve">. The factorial of n also equals the product of n with the next smaller factoria.</w:t>
      </w:r>
    </w:p>
    <w:p w:rsidR="00000000" w:rsidDel="00000000" w:rsidP="00000000" w:rsidRDefault="00000000" w:rsidRPr="00000000" w14:paraId="00000246">
      <w:pPr>
        <w:spacing w:line="276" w:lineRule="auto"/>
        <w:rPr/>
      </w:pPr>
      <w:r w:rsidDel="00000000" w:rsidR="00000000" w:rsidRPr="00000000">
        <w:rPr>
          <w:rtl w:val="0"/>
        </w:rPr>
      </w:r>
    </w:p>
    <w:p w:rsidR="00000000" w:rsidDel="00000000" w:rsidP="00000000" w:rsidRDefault="00000000" w:rsidRPr="00000000" w14:paraId="00000247">
      <w:pPr>
        <w:spacing w:line="276" w:lineRule="auto"/>
        <w:rPr/>
      </w:pPr>
      <w:r w:rsidDel="00000000" w:rsidR="00000000" w:rsidRPr="00000000">
        <w:rPr>
          <w:rtl w:val="0"/>
        </w:rPr>
        <w:t xml:space="preserve">5! = 5 * 4 * 3 * 2 * 1 = 120</w:t>
      </w:r>
    </w:p>
    <w:p w:rsidR="00000000" w:rsidDel="00000000" w:rsidP="00000000" w:rsidRDefault="00000000" w:rsidRPr="00000000" w14:paraId="00000248">
      <w:pPr>
        <w:spacing w:line="276" w:lineRule="auto"/>
        <w:rPr/>
      </w:pPr>
      <w:r w:rsidDel="00000000" w:rsidR="00000000" w:rsidRPr="00000000">
        <w:rPr>
          <w:rtl w:val="0"/>
        </w:rPr>
      </w:r>
    </w:p>
    <w:p w:rsidR="00000000" w:rsidDel="00000000" w:rsidP="00000000" w:rsidRDefault="00000000" w:rsidRPr="00000000" w14:paraId="00000249">
      <w:pPr>
        <w:pStyle w:val="Heading3"/>
        <w:spacing w:line="276" w:lineRule="auto"/>
        <w:rPr/>
      </w:pPr>
      <w:bookmarkStart w:colFirst="0" w:colLast="0" w:name="_c66ph5mbehvd" w:id="51"/>
      <w:bookmarkEnd w:id="51"/>
      <w:r w:rsidDel="00000000" w:rsidR="00000000" w:rsidRPr="00000000">
        <w:rPr>
          <w:rtl w:val="0"/>
        </w:rPr>
        <w:t xml:space="preserve">Properties</w:t>
      </w:r>
    </w:p>
    <w:p w:rsidR="00000000" w:rsidDel="00000000" w:rsidP="00000000" w:rsidRDefault="00000000" w:rsidRPr="00000000" w14:paraId="0000024A">
      <w:pPr>
        <w:spacing w:line="276" w:lineRule="auto"/>
        <w:rPr/>
      </w:pPr>
      <w:r w:rsidDel="00000000" w:rsidR="00000000" w:rsidRPr="00000000">
        <w:rPr>
          <w:rtl w:val="0"/>
        </w:rPr>
      </w:r>
    </w:p>
    <w:p w:rsidR="00000000" w:rsidDel="00000000" w:rsidP="00000000" w:rsidRDefault="00000000" w:rsidRPr="00000000" w14:paraId="0000024B">
      <w:pPr>
        <w:spacing w:line="276" w:lineRule="auto"/>
        <w:rPr>
          <w:b w:val="1"/>
        </w:rPr>
      </w:pPr>
      <w:r w:rsidDel="00000000" w:rsidR="00000000" w:rsidRPr="00000000">
        <w:rPr>
          <w:b w:val="1"/>
          <w:rtl w:val="0"/>
        </w:rPr>
        <w:t xml:space="preserve">n! = n * (n-1)! </w:t>
      </w:r>
    </w:p>
    <w:p w:rsidR="00000000" w:rsidDel="00000000" w:rsidP="00000000" w:rsidRDefault="00000000" w:rsidRPr="00000000" w14:paraId="0000024C">
      <w:pPr>
        <w:spacing w:line="276" w:lineRule="auto"/>
        <w:rPr/>
      </w:pPr>
      <w:r w:rsidDel="00000000" w:rsidR="00000000" w:rsidRPr="00000000">
        <w:rPr>
          <w:rtl w:val="0"/>
        </w:rPr>
        <w:t xml:space="preserve">5! = 5 * (4!)</w:t>
      </w:r>
    </w:p>
    <w:p w:rsidR="00000000" w:rsidDel="00000000" w:rsidP="00000000" w:rsidRDefault="00000000" w:rsidRPr="00000000" w14:paraId="0000024D">
      <w:pPr>
        <w:spacing w:line="276" w:lineRule="auto"/>
        <w:rPr/>
      </w:pPr>
      <w:r w:rsidDel="00000000" w:rsidR="00000000" w:rsidRPr="00000000">
        <w:rPr>
          <w:rtl w:val="0"/>
        </w:rPr>
      </w:r>
    </w:p>
    <w:p w:rsidR="00000000" w:rsidDel="00000000" w:rsidP="00000000" w:rsidRDefault="00000000" w:rsidRPr="00000000" w14:paraId="0000024E">
      <w:pPr>
        <w:spacing w:line="276" w:lineRule="auto"/>
        <w:rPr/>
      </w:pPr>
      <w:r w:rsidDel="00000000" w:rsidR="00000000" w:rsidRPr="00000000">
        <w:rPr>
          <w:rtl w:val="0"/>
        </w:rPr>
        <w:t xml:space="preserve">Practical application:</w:t>
      </w:r>
    </w:p>
    <w:p w:rsidR="00000000" w:rsidDel="00000000" w:rsidP="00000000" w:rsidRDefault="00000000" w:rsidRPr="00000000" w14:paraId="0000024F">
      <w:pPr>
        <w:spacing w:line="276" w:lineRule="auto"/>
        <w:rPr/>
      </w:pPr>
      <w:r w:rsidDel="00000000" w:rsidR="00000000" w:rsidRPr="00000000">
        <w:rPr>
          <w:rtl w:val="0"/>
        </w:rPr>
        <w:t xml:space="preserve">n! / (n-1)! = n * (n-1)! / (n-1)! = n</w:t>
      </w:r>
    </w:p>
    <w:p w:rsidR="00000000" w:rsidDel="00000000" w:rsidP="00000000" w:rsidRDefault="00000000" w:rsidRPr="00000000" w14:paraId="00000250">
      <w:pPr>
        <w:spacing w:line="276" w:lineRule="auto"/>
        <w:rPr/>
      </w:pPr>
      <w:r w:rsidDel="00000000" w:rsidR="00000000" w:rsidRPr="00000000">
        <w:rPr>
          <w:rtl w:val="0"/>
        </w:rPr>
      </w:r>
    </w:p>
    <w:p w:rsidR="00000000" w:rsidDel="00000000" w:rsidP="00000000" w:rsidRDefault="00000000" w:rsidRPr="00000000" w14:paraId="00000251">
      <w:pPr>
        <w:spacing w:line="276" w:lineRule="auto"/>
        <w:rPr/>
      </w:pPr>
      <w:r w:rsidDel="00000000" w:rsidR="00000000" w:rsidRPr="00000000">
        <w:rPr>
          <w:rtl w:val="0"/>
        </w:rPr>
      </w:r>
    </w:p>
    <w:p w:rsidR="00000000" w:rsidDel="00000000" w:rsidP="00000000" w:rsidRDefault="00000000" w:rsidRPr="00000000" w14:paraId="00000252">
      <w:pPr>
        <w:spacing w:line="276" w:lineRule="auto"/>
        <w:rPr/>
      </w:pPr>
      <w:r w:rsidDel="00000000" w:rsidR="00000000" w:rsidRPr="00000000">
        <w:rPr>
          <w:rtl w:val="0"/>
        </w:rPr>
      </w:r>
    </w:p>
    <w:p w:rsidR="00000000" w:rsidDel="00000000" w:rsidP="00000000" w:rsidRDefault="00000000" w:rsidRPr="00000000" w14:paraId="00000253">
      <w:pPr>
        <w:pStyle w:val="Heading3"/>
        <w:spacing w:line="276" w:lineRule="auto"/>
        <w:rPr/>
      </w:pPr>
      <w:bookmarkStart w:colFirst="0" w:colLast="0" w:name="_h1lesogrkz8m" w:id="52"/>
      <w:bookmarkEnd w:id="52"/>
      <w:r w:rsidDel="00000000" w:rsidR="00000000" w:rsidRPr="00000000">
        <w:rPr>
          <w:rtl w:val="0"/>
        </w:rPr>
        <w:t xml:space="preserve">Factorials and 0</w:t>
      </w:r>
    </w:p>
    <w:p w:rsidR="00000000" w:rsidDel="00000000" w:rsidP="00000000" w:rsidRDefault="00000000" w:rsidRPr="00000000" w14:paraId="00000254">
      <w:pPr>
        <w:spacing w:line="276" w:lineRule="auto"/>
        <w:rPr/>
      </w:pPr>
      <w:r w:rsidDel="00000000" w:rsidR="00000000" w:rsidRPr="00000000">
        <w:rPr>
          <w:rtl w:val="0"/>
        </w:rPr>
        <w:t xml:space="preserve">Factorials deal only with natural numbers, hence 0 is omitted in the series (otherwise n! = 0).</w:t>
      </w:r>
    </w:p>
    <w:p w:rsidR="00000000" w:rsidDel="00000000" w:rsidP="00000000" w:rsidRDefault="00000000" w:rsidRPr="00000000" w14:paraId="00000255">
      <w:pPr>
        <w:spacing w:line="276" w:lineRule="auto"/>
        <w:rPr/>
      </w:pPr>
      <w:r w:rsidDel="00000000" w:rsidR="00000000" w:rsidRPr="00000000">
        <w:rPr>
          <w:rtl w:val="0"/>
        </w:rPr>
      </w:r>
    </w:p>
    <w:p w:rsidR="00000000" w:rsidDel="00000000" w:rsidP="00000000" w:rsidRDefault="00000000" w:rsidRPr="00000000" w14:paraId="00000256">
      <w:pPr>
        <w:spacing w:line="276" w:lineRule="auto"/>
        <w:rPr/>
      </w:pPr>
      <w:r w:rsidDel="00000000" w:rsidR="00000000" w:rsidRPr="00000000">
        <w:rPr>
          <w:rtl w:val="0"/>
        </w:rPr>
        <w:t xml:space="preserve">But why </w:t>
      </w:r>
      <w:r w:rsidDel="00000000" w:rsidR="00000000" w:rsidRPr="00000000">
        <w:rPr>
          <w:b w:val="1"/>
          <w:rtl w:val="0"/>
        </w:rPr>
        <w:t xml:space="preserve">0! = 1</w:t>
      </w:r>
      <w:r w:rsidDel="00000000" w:rsidR="00000000" w:rsidRPr="00000000">
        <w:rPr>
          <w:rtl w:val="0"/>
        </w:rPr>
        <w:t xml:space="preserve"> ?</w:t>
        <w:br w:type="textWrapping"/>
        <w:br w:type="textWrapping"/>
        <w:t xml:space="preserve">It’s proven that:</w:t>
      </w:r>
    </w:p>
    <w:p w:rsidR="00000000" w:rsidDel="00000000" w:rsidP="00000000" w:rsidRDefault="00000000" w:rsidRPr="00000000" w14:paraId="00000257">
      <w:pPr>
        <w:spacing w:line="276" w:lineRule="auto"/>
        <w:rPr/>
      </w:pPr>
      <w:r w:rsidDel="00000000" w:rsidR="00000000" w:rsidRPr="00000000">
        <w:rPr>
          <w:rtl w:val="0"/>
        </w:rPr>
      </w:r>
    </w:p>
    <w:p w:rsidR="00000000" w:rsidDel="00000000" w:rsidP="00000000" w:rsidRDefault="00000000" w:rsidRPr="00000000" w14:paraId="00000258">
      <w:pPr>
        <w:spacing w:line="276" w:lineRule="auto"/>
        <w:rPr/>
      </w:pPr>
      <w:r w:rsidDel="00000000" w:rsidR="00000000" w:rsidRPr="00000000">
        <w:rPr>
          <w:rtl w:val="0"/>
        </w:rPr>
        <w:t xml:space="preserve">(n-1)! = n! / n</w:t>
      </w:r>
    </w:p>
    <w:p w:rsidR="00000000" w:rsidDel="00000000" w:rsidP="00000000" w:rsidRDefault="00000000" w:rsidRPr="00000000" w14:paraId="00000259">
      <w:pPr>
        <w:spacing w:line="276" w:lineRule="auto"/>
        <w:rPr/>
      </w:pPr>
      <w:r w:rsidDel="00000000" w:rsidR="00000000" w:rsidRPr="00000000">
        <w:rPr>
          <w:rtl w:val="0"/>
        </w:rPr>
      </w:r>
    </w:p>
    <w:p w:rsidR="00000000" w:rsidDel="00000000" w:rsidP="00000000" w:rsidRDefault="00000000" w:rsidRPr="00000000" w14:paraId="0000025A">
      <w:pPr>
        <w:spacing w:line="276" w:lineRule="auto"/>
        <w:rPr/>
      </w:pPr>
      <w:r w:rsidDel="00000000" w:rsidR="00000000" w:rsidRPr="00000000">
        <w:rPr>
          <w:rtl w:val="0"/>
        </w:rPr>
        <w:t xml:space="preserve">this means that:</w:t>
      </w:r>
    </w:p>
    <w:p w:rsidR="00000000" w:rsidDel="00000000" w:rsidP="00000000" w:rsidRDefault="00000000" w:rsidRPr="00000000" w14:paraId="0000025B">
      <w:pPr>
        <w:spacing w:line="276" w:lineRule="auto"/>
        <w:rPr/>
      </w:pPr>
      <w:r w:rsidDel="00000000" w:rsidR="00000000" w:rsidRPr="00000000">
        <w:rPr>
          <w:rtl w:val="0"/>
        </w:rPr>
        <w:t xml:space="preserve">4! = 24</w:t>
      </w:r>
    </w:p>
    <w:p w:rsidR="00000000" w:rsidDel="00000000" w:rsidP="00000000" w:rsidRDefault="00000000" w:rsidRPr="00000000" w14:paraId="0000025C">
      <w:pPr>
        <w:spacing w:line="276" w:lineRule="auto"/>
        <w:rPr/>
      </w:pPr>
      <w:r w:rsidDel="00000000" w:rsidR="00000000" w:rsidRPr="00000000">
        <w:rPr>
          <w:rtl w:val="0"/>
        </w:rPr>
        <w:t xml:space="preserve">3! = 24 / 4 = 6</w:t>
      </w:r>
    </w:p>
    <w:p w:rsidR="00000000" w:rsidDel="00000000" w:rsidP="00000000" w:rsidRDefault="00000000" w:rsidRPr="00000000" w14:paraId="0000025D">
      <w:pPr>
        <w:spacing w:line="276" w:lineRule="auto"/>
        <w:rPr/>
      </w:pPr>
      <w:r w:rsidDel="00000000" w:rsidR="00000000" w:rsidRPr="00000000">
        <w:rPr>
          <w:rtl w:val="0"/>
        </w:rPr>
        <w:t xml:space="preserve">2! = 6 / 3 = 2</w:t>
      </w:r>
    </w:p>
    <w:p w:rsidR="00000000" w:rsidDel="00000000" w:rsidP="00000000" w:rsidRDefault="00000000" w:rsidRPr="00000000" w14:paraId="0000025E">
      <w:pPr>
        <w:spacing w:line="276" w:lineRule="auto"/>
        <w:rPr/>
      </w:pPr>
      <w:r w:rsidDel="00000000" w:rsidR="00000000" w:rsidRPr="00000000">
        <w:rPr>
          <w:rtl w:val="0"/>
        </w:rPr>
        <w:t xml:space="preserve">1! = 2 / 2 = 1</w:t>
      </w:r>
    </w:p>
    <w:p w:rsidR="00000000" w:rsidDel="00000000" w:rsidP="00000000" w:rsidRDefault="00000000" w:rsidRPr="00000000" w14:paraId="0000025F">
      <w:pPr>
        <w:spacing w:line="276" w:lineRule="auto"/>
        <w:rPr/>
      </w:pPr>
      <w:r w:rsidDel="00000000" w:rsidR="00000000" w:rsidRPr="00000000">
        <w:rPr>
          <w:rtl w:val="0"/>
        </w:rPr>
        <w:t xml:space="preserve">0! = 1 / 1 = 1</w:t>
      </w:r>
    </w:p>
    <w:p w:rsidR="00000000" w:rsidDel="00000000" w:rsidP="00000000" w:rsidRDefault="00000000" w:rsidRPr="00000000" w14:paraId="00000260">
      <w:pPr>
        <w:spacing w:line="276" w:lineRule="auto"/>
        <w:rPr/>
      </w:pPr>
      <w:r w:rsidDel="00000000" w:rsidR="00000000" w:rsidRPr="00000000">
        <w:rPr>
          <w:rtl w:val="0"/>
        </w:rPr>
      </w:r>
    </w:p>
    <w:p w:rsidR="00000000" w:rsidDel="00000000" w:rsidP="00000000" w:rsidRDefault="00000000" w:rsidRPr="00000000" w14:paraId="00000261">
      <w:pPr>
        <w:spacing w:line="276" w:lineRule="auto"/>
        <w:rPr/>
      </w:pPr>
      <w:r w:rsidDel="00000000" w:rsidR="00000000" w:rsidRPr="00000000">
        <w:rPr>
          <w:rtl w:val="0"/>
        </w:rPr>
        <w:t xml:space="preserve">And, following the same logic:</w:t>
      </w:r>
    </w:p>
    <w:p w:rsidR="00000000" w:rsidDel="00000000" w:rsidP="00000000" w:rsidRDefault="00000000" w:rsidRPr="00000000" w14:paraId="00000262">
      <w:pPr>
        <w:spacing w:line="276" w:lineRule="auto"/>
        <w:rPr/>
      </w:pPr>
      <w:r w:rsidDel="00000000" w:rsidR="00000000" w:rsidRPr="00000000">
        <w:rPr>
          <w:rtl w:val="0"/>
        </w:rPr>
        <w:t xml:space="preserve">-1! = 1 / 0 = ND</w:t>
      </w:r>
    </w:p>
    <w:p w:rsidR="00000000" w:rsidDel="00000000" w:rsidP="00000000" w:rsidRDefault="00000000" w:rsidRPr="00000000" w14:paraId="00000263">
      <w:pPr>
        <w:spacing w:line="276" w:lineRule="auto"/>
        <w:rPr/>
      </w:pPr>
      <w:r w:rsidDel="00000000" w:rsidR="00000000" w:rsidRPr="00000000">
        <w:rPr>
          <w:rtl w:val="0"/>
        </w:rPr>
      </w:r>
    </w:p>
    <w:p w:rsidR="00000000" w:rsidDel="00000000" w:rsidP="00000000" w:rsidRDefault="00000000" w:rsidRPr="00000000" w14:paraId="00000264">
      <w:pPr>
        <w:spacing w:line="276" w:lineRule="auto"/>
        <w:rPr/>
      </w:pPr>
      <w:r w:rsidDel="00000000" w:rsidR="00000000" w:rsidRPr="00000000">
        <w:rPr>
          <w:rtl w:val="0"/>
        </w:rPr>
        <w:t xml:space="preserve">that’s why n! if </w:t>
      </w:r>
      <m:oMath>
        <m:r>
          <w:rPr/>
          <m:t xml:space="preserve">n</m:t>
        </m:r>
        <m:r>
          <w:rPr/>
          <m:t>∈</m:t>
        </m:r>
        <m:r>
          <w:rPr/>
          <m:t xml:space="preserve">N </m:t>
        </m:r>
      </m:oMath>
      <w:r w:rsidDel="00000000" w:rsidR="00000000" w:rsidRPr="00000000">
        <w:rPr>
          <w:rtl w:val="0"/>
        </w:rPr>
      </w:r>
    </w:p>
    <w:p w:rsidR="00000000" w:rsidDel="00000000" w:rsidP="00000000" w:rsidRDefault="00000000" w:rsidRPr="00000000" w14:paraId="00000265">
      <w:pPr>
        <w:spacing w:line="276" w:lineRule="auto"/>
        <w:rPr/>
      </w:pPr>
      <w:r w:rsidDel="00000000" w:rsidR="00000000" w:rsidRPr="00000000">
        <w:rPr>
          <w:rtl w:val="0"/>
        </w:rPr>
      </w:r>
    </w:p>
    <w:p w:rsidR="00000000" w:rsidDel="00000000" w:rsidP="00000000" w:rsidRDefault="00000000" w:rsidRPr="00000000" w14:paraId="00000266">
      <w:pPr>
        <w:pStyle w:val="Heading2"/>
        <w:spacing w:line="276" w:lineRule="auto"/>
        <w:rPr/>
      </w:pPr>
      <w:bookmarkStart w:colFirst="0" w:colLast="0" w:name="_ey8tdoj8rxgj" w:id="53"/>
      <w:bookmarkEnd w:id="53"/>
      <w:r w:rsidDel="00000000" w:rsidR="00000000" w:rsidRPr="00000000">
        <w:rPr>
          <w:rtl w:val="0"/>
        </w:rPr>
        <w:t xml:space="preserve">Permutations</w:t>
      </w:r>
    </w:p>
    <w:p w:rsidR="00000000" w:rsidDel="00000000" w:rsidP="00000000" w:rsidRDefault="00000000" w:rsidRPr="00000000" w14:paraId="00000267">
      <w:pPr>
        <w:spacing w:line="276" w:lineRule="auto"/>
        <w:rPr/>
      </w:pPr>
      <w:r w:rsidDel="00000000" w:rsidR="00000000" w:rsidRPr="00000000">
        <w:rPr>
          <w:rtl w:val="0"/>
        </w:rPr>
        <w:t xml:space="preserve">A permutation of a set of objects is an arrangement of the objects in a </w:t>
      </w:r>
      <w:r w:rsidDel="00000000" w:rsidR="00000000" w:rsidRPr="00000000">
        <w:rPr>
          <w:b w:val="1"/>
          <w:rtl w:val="0"/>
        </w:rPr>
        <w:t xml:space="preserve">certain order</w:t>
      </w:r>
      <w:r w:rsidDel="00000000" w:rsidR="00000000" w:rsidRPr="00000000">
        <w:rPr>
          <w:rtl w:val="0"/>
        </w:rPr>
        <w:t xml:space="preserve">. </w:t>
      </w:r>
    </w:p>
    <w:p w:rsidR="00000000" w:rsidDel="00000000" w:rsidP="00000000" w:rsidRDefault="00000000" w:rsidRPr="00000000" w14:paraId="00000268">
      <w:pPr>
        <w:spacing w:line="276" w:lineRule="auto"/>
        <w:rPr/>
      </w:pPr>
      <w:r w:rsidDel="00000000" w:rsidR="00000000" w:rsidRPr="00000000">
        <w:rPr>
          <w:rtl w:val="0"/>
        </w:rPr>
        <w:t xml:space="preserve">Permutations differ from combinations, which are selections of some members of a set regardless of order. </w:t>
      </w:r>
    </w:p>
    <w:p w:rsidR="00000000" w:rsidDel="00000000" w:rsidP="00000000" w:rsidRDefault="00000000" w:rsidRPr="00000000" w14:paraId="00000269">
      <w:pPr>
        <w:spacing w:line="276" w:lineRule="auto"/>
        <w:rPr/>
      </w:pPr>
      <w:r w:rsidDel="00000000" w:rsidR="00000000" w:rsidRPr="00000000">
        <w:rPr>
          <w:rtl w:val="0"/>
        </w:rPr>
      </w:r>
    </w:p>
    <w:p w:rsidR="00000000" w:rsidDel="00000000" w:rsidP="00000000" w:rsidRDefault="00000000" w:rsidRPr="00000000" w14:paraId="0000026A">
      <w:pPr>
        <w:spacing w:line="276" w:lineRule="auto"/>
        <w:rPr/>
      </w:pPr>
      <w:r w:rsidDel="00000000" w:rsidR="00000000" w:rsidRPr="00000000">
        <w:rPr>
          <w:rtl w:val="0"/>
        </w:rPr>
        <w:t xml:space="preserve">Usually we refer to permutations referring to all the possible arrangements (all the possible permutations of a set of objects). </w:t>
      </w:r>
    </w:p>
    <w:p w:rsidR="00000000" w:rsidDel="00000000" w:rsidP="00000000" w:rsidRDefault="00000000" w:rsidRPr="00000000" w14:paraId="0000026B">
      <w:pPr>
        <w:spacing w:line="276" w:lineRule="auto"/>
        <w:rPr/>
      </w:pPr>
      <w:r w:rsidDel="00000000" w:rsidR="00000000" w:rsidRPr="00000000">
        <w:rPr>
          <w:rtl w:val="0"/>
        </w:rPr>
      </w:r>
    </w:p>
    <w:p w:rsidR="00000000" w:rsidDel="00000000" w:rsidP="00000000" w:rsidRDefault="00000000" w:rsidRPr="00000000" w14:paraId="0000026C">
      <w:pPr>
        <w:spacing w:line="276" w:lineRule="auto"/>
        <w:rPr/>
      </w:pPr>
      <w:r w:rsidDel="00000000" w:rsidR="00000000" w:rsidRPr="00000000">
        <w:rPr>
          <w:rtl w:val="0"/>
        </w:rPr>
        <w:t xml:space="preserve">Permutations are calculated as factorials (n!)</w:t>
      </w:r>
    </w:p>
    <w:p w:rsidR="00000000" w:rsidDel="00000000" w:rsidP="00000000" w:rsidRDefault="00000000" w:rsidRPr="00000000" w14:paraId="0000026D">
      <w:pPr>
        <w:spacing w:line="276" w:lineRule="auto"/>
        <w:rPr/>
      </w:pPr>
      <w:r w:rsidDel="00000000" w:rsidR="00000000" w:rsidRPr="00000000">
        <w:rPr>
          <w:rtl w:val="0"/>
        </w:rPr>
      </w:r>
    </w:p>
    <w:p w:rsidR="00000000" w:rsidDel="00000000" w:rsidP="00000000" w:rsidRDefault="00000000" w:rsidRPr="00000000" w14:paraId="0000026E">
      <w:pPr>
        <w:spacing w:line="276" w:lineRule="auto"/>
        <w:rPr/>
      </w:pPr>
      <w:r w:rsidDel="00000000" w:rsidR="00000000" w:rsidRPr="00000000">
        <w:rPr>
          <w:rtl w:val="0"/>
        </w:rPr>
        <w:t xml:space="preserve">Permutations are relevant when working with numbers, since 575 is not equal to 577 nor 557.</w:t>
      </w:r>
    </w:p>
    <w:p w:rsidR="00000000" w:rsidDel="00000000" w:rsidP="00000000" w:rsidRDefault="00000000" w:rsidRPr="00000000" w14:paraId="0000026F">
      <w:pPr>
        <w:pStyle w:val="Heading2"/>
        <w:spacing w:line="276" w:lineRule="auto"/>
        <w:rPr/>
      </w:pPr>
      <w:bookmarkStart w:colFirst="0" w:colLast="0" w:name="_cxsu978bakhb" w:id="54"/>
      <w:bookmarkEnd w:id="54"/>
      <w:r w:rsidDel="00000000" w:rsidR="00000000" w:rsidRPr="00000000">
        <w:rPr>
          <w:rtl w:val="0"/>
        </w:rPr>
        <w:t xml:space="preserve">Combinations</w:t>
      </w:r>
    </w:p>
    <w:p w:rsidR="00000000" w:rsidDel="00000000" w:rsidP="00000000" w:rsidRDefault="00000000" w:rsidRPr="00000000" w14:paraId="00000270">
      <w:pPr>
        <w:spacing w:line="276" w:lineRule="auto"/>
        <w:rPr/>
      </w:pPr>
      <w:r w:rsidDel="00000000" w:rsidR="00000000" w:rsidRPr="00000000">
        <w:rPr>
          <w:rtl w:val="0"/>
        </w:rPr>
        <w:t xml:space="preserve">In mathematics, a combination is a selection of items from a set that has distinct members, such that the order of selection does not matter (unlike permutations). For example, given three fruits, say an apple, an orange and a pear, there are three combinations of two that can be drawn from this set: an apple and a pear; an apple and an orange; or a pear and an orange. More formally, a k-combination of a set S is a subset of k distinct elements of S.</w:t>
      </w:r>
    </w:p>
    <w:p w:rsidR="00000000" w:rsidDel="00000000" w:rsidP="00000000" w:rsidRDefault="00000000" w:rsidRPr="00000000" w14:paraId="00000271">
      <w:pPr>
        <w:spacing w:line="276" w:lineRule="auto"/>
        <w:rPr/>
      </w:pPr>
      <w:r w:rsidDel="00000000" w:rsidR="00000000" w:rsidRPr="00000000">
        <w:rPr>
          <w:rtl w:val="0"/>
        </w:rPr>
      </w:r>
    </w:p>
    <w:p w:rsidR="00000000" w:rsidDel="00000000" w:rsidP="00000000" w:rsidRDefault="00000000" w:rsidRPr="00000000" w14:paraId="00000272">
      <w:pPr>
        <w:spacing w:line="276" w:lineRule="auto"/>
        <w:rPr/>
      </w:pPr>
      <w:r w:rsidDel="00000000" w:rsidR="00000000" w:rsidRPr="00000000">
        <w:rPr>
          <w:rtl w:val="0"/>
        </w:rPr>
        <w:t xml:space="preserve">Combinations is an </w:t>
      </w:r>
      <w:r w:rsidDel="00000000" w:rsidR="00000000" w:rsidRPr="00000000">
        <w:rPr>
          <w:b w:val="1"/>
          <w:rtl w:val="0"/>
        </w:rPr>
        <w:t xml:space="preserve">unordered </w:t>
      </w:r>
      <w:r w:rsidDel="00000000" w:rsidR="00000000" w:rsidRPr="00000000">
        <w:rPr>
          <w:rtl w:val="0"/>
        </w:rPr>
        <w:t xml:space="preserve">selection of objects from a set of objects.</w:t>
      </w:r>
    </w:p>
    <w:p w:rsidR="00000000" w:rsidDel="00000000" w:rsidP="00000000" w:rsidRDefault="00000000" w:rsidRPr="00000000" w14:paraId="00000273">
      <w:pPr>
        <w:spacing w:line="276" w:lineRule="auto"/>
        <w:rPr/>
      </w:pPr>
      <w:r w:rsidDel="00000000" w:rsidR="00000000" w:rsidRPr="00000000">
        <w:rPr>
          <w:rtl w:val="0"/>
        </w:rPr>
      </w:r>
    </w:p>
    <w:p w:rsidR="00000000" w:rsidDel="00000000" w:rsidP="00000000" w:rsidRDefault="00000000" w:rsidRPr="00000000" w14:paraId="00000274">
      <w:pPr>
        <w:spacing w:line="276" w:lineRule="auto"/>
        <w:rPr/>
      </w:pPr>
      <w:r w:rsidDel="00000000" w:rsidR="00000000" w:rsidRPr="00000000">
        <w:rPr>
          <w:rtl w:val="0"/>
        </w:rPr>
        <w:t xml:space="preserve">Combinations are relevant when working with products, or people: apple and orange is equal to orange and apple. A team with Mark and Tom is equal to a team with Tom and Mark.</w:t>
      </w:r>
    </w:p>
    <w:p w:rsidR="00000000" w:rsidDel="00000000" w:rsidP="00000000" w:rsidRDefault="00000000" w:rsidRPr="00000000" w14:paraId="00000275">
      <w:pPr>
        <w:spacing w:line="276" w:lineRule="auto"/>
        <w:rPr/>
      </w:pPr>
      <w:r w:rsidDel="00000000" w:rsidR="00000000" w:rsidRPr="00000000">
        <w:rPr>
          <w:rtl w:val="0"/>
        </w:rPr>
      </w:r>
    </w:p>
    <w:p w:rsidR="00000000" w:rsidDel="00000000" w:rsidP="00000000" w:rsidRDefault="00000000" w:rsidRPr="00000000" w14:paraId="00000276">
      <w:pPr>
        <w:spacing w:line="276" w:lineRule="auto"/>
        <w:rPr/>
      </w:pPr>
      <w:r w:rsidDel="00000000" w:rsidR="00000000" w:rsidRPr="00000000">
        <w:rPr>
          <w:rtl w:val="0"/>
        </w:rPr>
        <w:t xml:space="preserve">The number of combinations from a set of </w:t>
      </w:r>
      <w:r w:rsidDel="00000000" w:rsidR="00000000" w:rsidRPr="00000000">
        <w:rPr>
          <w:b w:val="1"/>
          <w:rtl w:val="0"/>
        </w:rPr>
        <w:t xml:space="preserve">n</w:t>
      </w:r>
      <w:r w:rsidDel="00000000" w:rsidR="00000000" w:rsidRPr="00000000">
        <w:rPr>
          <w:rtl w:val="0"/>
        </w:rPr>
        <w:t xml:space="preserve"> objects taken </w:t>
      </w:r>
      <w:r w:rsidDel="00000000" w:rsidR="00000000" w:rsidRPr="00000000">
        <w:rPr>
          <w:b w:val="1"/>
          <w:rtl w:val="0"/>
        </w:rPr>
        <w:t xml:space="preserve">k</w:t>
      </w:r>
      <w:r w:rsidDel="00000000" w:rsidR="00000000" w:rsidRPr="00000000">
        <w:rPr>
          <w:rtl w:val="0"/>
        </w:rPr>
        <w:t xml:space="preserve"> a time is:</w:t>
      </w:r>
    </w:p>
    <w:p w:rsidR="00000000" w:rsidDel="00000000" w:rsidP="00000000" w:rsidRDefault="00000000" w:rsidRPr="00000000" w14:paraId="00000277">
      <w:pPr>
        <w:spacing w:line="276" w:lineRule="auto"/>
        <w:rPr/>
      </w:pPr>
      <w:r w:rsidDel="00000000" w:rsidR="00000000" w:rsidRPr="00000000">
        <w:rPr>
          <w:rtl w:val="0"/>
        </w:rPr>
      </w:r>
    </w:p>
    <w:p w:rsidR="00000000" w:rsidDel="00000000" w:rsidP="00000000" w:rsidRDefault="00000000" w:rsidRPr="00000000" w14:paraId="00000278">
      <w:pPr>
        <w:spacing w:line="276" w:lineRule="auto"/>
        <w:rPr/>
      </w:pPr>
      <w:r w:rsidDel="00000000" w:rsidR="00000000" w:rsidRPr="00000000">
        <w:rPr/>
        <w:drawing>
          <wp:inline distB="114300" distT="114300" distL="114300" distR="114300">
            <wp:extent cx="3309938" cy="874219"/>
            <wp:effectExtent b="0" l="0" r="0" t="0"/>
            <wp:docPr id="43" name="image46.png"/>
            <a:graphic>
              <a:graphicData uri="http://schemas.openxmlformats.org/drawingml/2006/picture">
                <pic:pic>
                  <pic:nvPicPr>
                    <pic:cNvPr id="0" name="image46.png"/>
                    <pic:cNvPicPr preferRelativeResize="0"/>
                  </pic:nvPicPr>
                  <pic:blipFill>
                    <a:blip r:embed="rId33"/>
                    <a:srcRect b="0" l="0" r="0" t="0"/>
                    <a:stretch>
                      <a:fillRect/>
                    </a:stretch>
                  </pic:blipFill>
                  <pic:spPr>
                    <a:xfrm>
                      <a:off x="0" y="0"/>
                      <a:ext cx="3309938" cy="874219"/>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spacing w:line="276" w:lineRule="auto"/>
        <w:rPr/>
      </w:pPr>
      <w:r w:rsidDel="00000000" w:rsidR="00000000" w:rsidRPr="00000000">
        <w:rPr>
          <w:rtl w:val="0"/>
        </w:rPr>
      </w:r>
    </w:p>
    <w:p w:rsidR="00000000" w:rsidDel="00000000" w:rsidP="00000000" w:rsidRDefault="00000000" w:rsidRPr="00000000" w14:paraId="0000027A">
      <w:pPr>
        <w:pStyle w:val="Heading2"/>
        <w:spacing w:line="276" w:lineRule="auto"/>
        <w:rPr/>
      </w:pPr>
      <w:bookmarkStart w:colFirst="0" w:colLast="0" w:name="_7majjmg3coha" w:id="55"/>
      <w:bookmarkEnd w:id="55"/>
      <w:r w:rsidDel="00000000" w:rsidR="00000000" w:rsidRPr="00000000">
        <w:rPr>
          <w:rtl w:val="0"/>
        </w:rPr>
        <w:t xml:space="preserve">Dispositions</w:t>
      </w:r>
    </w:p>
    <w:p w:rsidR="00000000" w:rsidDel="00000000" w:rsidP="00000000" w:rsidRDefault="00000000" w:rsidRPr="00000000" w14:paraId="0000027B">
      <w:pPr>
        <w:spacing w:line="276" w:lineRule="auto"/>
        <w:rPr/>
      </w:pPr>
      <w:r w:rsidDel="00000000" w:rsidR="00000000" w:rsidRPr="00000000">
        <w:rPr>
          <w:rtl w:val="0"/>
        </w:rPr>
        <w:t xml:space="preserve">Dispositions are not specifically mentioned in the course, but since I feel they are relevant, I’d like to explore them.</w:t>
      </w:r>
    </w:p>
    <w:p w:rsidR="00000000" w:rsidDel="00000000" w:rsidP="00000000" w:rsidRDefault="00000000" w:rsidRPr="00000000" w14:paraId="0000027C">
      <w:pPr>
        <w:spacing w:line="276" w:lineRule="auto"/>
        <w:rPr/>
      </w:pPr>
      <w:r w:rsidDel="00000000" w:rsidR="00000000" w:rsidRPr="00000000">
        <w:rPr>
          <w:rtl w:val="0"/>
        </w:rPr>
      </w:r>
    </w:p>
    <w:p w:rsidR="00000000" w:rsidDel="00000000" w:rsidP="00000000" w:rsidRDefault="00000000" w:rsidRPr="00000000" w14:paraId="0000027D">
      <w:pPr>
        <w:spacing w:line="276" w:lineRule="auto"/>
        <w:rPr/>
      </w:pPr>
      <w:r w:rsidDel="00000000" w:rsidR="00000000" w:rsidRPr="00000000">
        <w:rPr>
          <w:rtl w:val="0"/>
        </w:rPr>
        <w:t xml:space="preserve">Dispositions is in fact a particular sub-case of permutations, when we need to select objects from a dataset of </w:t>
      </w:r>
      <w:r w:rsidDel="00000000" w:rsidR="00000000" w:rsidRPr="00000000">
        <w:rPr>
          <w:i w:val="1"/>
          <w:rtl w:val="0"/>
        </w:rPr>
        <w:t xml:space="preserve">n </w:t>
      </w:r>
      <w:r w:rsidDel="00000000" w:rsidR="00000000" w:rsidRPr="00000000">
        <w:rPr>
          <w:rtl w:val="0"/>
        </w:rPr>
        <w:t xml:space="preserve">elements and arrange them in </w:t>
      </w:r>
      <w:r w:rsidDel="00000000" w:rsidR="00000000" w:rsidRPr="00000000">
        <w:rPr>
          <w:i w:val="1"/>
          <w:rtl w:val="0"/>
        </w:rPr>
        <w:t xml:space="preserve">k</w:t>
      </w:r>
      <w:r w:rsidDel="00000000" w:rsidR="00000000" w:rsidRPr="00000000">
        <w:rPr>
          <w:rtl w:val="0"/>
        </w:rPr>
        <w:t xml:space="preserve"> places, being </w:t>
      </w:r>
      <w:r w:rsidDel="00000000" w:rsidR="00000000" w:rsidRPr="00000000">
        <w:rPr>
          <w:i w:val="1"/>
          <w:rtl w:val="0"/>
        </w:rPr>
        <w:t xml:space="preserve">n &gt; k </w:t>
      </w:r>
      <w:r w:rsidDel="00000000" w:rsidR="00000000" w:rsidRPr="00000000">
        <w:rPr>
          <w:rtl w:val="0"/>
        </w:rPr>
        <w:t xml:space="preserve">and, as in permutations, the order is relevant. </w:t>
        <w:br w:type="textWrapping"/>
        <w:br w:type="textWrapping"/>
        <w:t xml:space="preserve">This case in the course is being managed under permutations with no repetitions.</w:t>
      </w:r>
      <w:r w:rsidDel="00000000" w:rsidR="00000000" w:rsidRPr="00000000">
        <w:rPr>
          <w:rtl w:val="0"/>
        </w:rPr>
      </w:r>
    </w:p>
    <w:p w:rsidR="00000000" w:rsidDel="00000000" w:rsidP="00000000" w:rsidRDefault="00000000" w:rsidRPr="00000000" w14:paraId="0000027E">
      <w:pPr>
        <w:pStyle w:val="Heading2"/>
        <w:spacing w:line="276" w:lineRule="auto"/>
        <w:rPr/>
      </w:pPr>
      <w:bookmarkStart w:colFirst="0" w:colLast="0" w:name="_1psa9qeuad5k" w:id="56"/>
      <w:bookmarkEnd w:id="56"/>
      <w:r w:rsidDel="00000000" w:rsidR="00000000" w:rsidRPr="00000000">
        <w:rPr>
          <w:rtl w:val="0"/>
        </w:rPr>
        <w:t xml:space="preserve">Permutations vs Combinations with or without repeats</w:t>
      </w:r>
    </w:p>
    <w:p w:rsidR="00000000" w:rsidDel="00000000" w:rsidP="00000000" w:rsidRDefault="00000000" w:rsidRPr="00000000" w14:paraId="0000027F">
      <w:pPr>
        <w:spacing w:line="276" w:lineRule="auto"/>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Repeats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No Repeats (also: simple)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Permutations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n^k</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 / (n - k)!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where k = cluster size</w:t>
              <w:br w:type="textWrapping"/>
              <w:br w:type="textWrapping"/>
              <w:t xml:space="preserve">n! / (k1! * k2! * kn!)</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where k = items repeated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Combinations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 + k - 1)! / k!(n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 / k!(n - 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Dispositions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n^k</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 / (n - k)!</w:t>
            </w:r>
          </w:p>
        </w:tc>
      </w:tr>
    </w:tbl>
    <w:p w:rsidR="00000000" w:rsidDel="00000000" w:rsidP="00000000" w:rsidRDefault="00000000" w:rsidRPr="00000000" w14:paraId="0000028E">
      <w:pPr>
        <w:spacing w:line="276" w:lineRule="auto"/>
        <w:rPr/>
      </w:pPr>
      <w:r w:rsidDel="00000000" w:rsidR="00000000" w:rsidRPr="00000000">
        <w:rPr>
          <w:rtl w:val="0"/>
        </w:rPr>
      </w:r>
    </w:p>
    <w:p w:rsidR="00000000" w:rsidDel="00000000" w:rsidP="00000000" w:rsidRDefault="00000000" w:rsidRPr="00000000" w14:paraId="0000028F">
      <w:pPr>
        <w:spacing w:line="276" w:lineRule="auto"/>
        <w:rPr/>
      </w:pPr>
      <w:r w:rsidDel="00000000" w:rsidR="00000000" w:rsidRPr="00000000">
        <w:rPr>
          <w:rtl w:val="0"/>
        </w:rPr>
      </w:r>
    </w:p>
    <w:p w:rsidR="00000000" w:rsidDel="00000000" w:rsidP="00000000" w:rsidRDefault="00000000" w:rsidRPr="00000000" w14:paraId="00000290">
      <w:pPr>
        <w:spacing w:line="276" w:lineRule="auto"/>
        <w:rPr/>
      </w:pPr>
      <w:r w:rsidDel="00000000" w:rsidR="00000000" w:rsidRPr="00000000">
        <w:rPr>
          <w:rtl w:val="0"/>
        </w:rPr>
        <w:t xml:space="preserve">Very good chart with explanation: </w:t>
      </w:r>
      <w:hyperlink r:id="rId34">
        <w:r w:rsidDel="00000000" w:rsidR="00000000" w:rsidRPr="00000000">
          <w:rPr>
            <w:color w:val="1155cc"/>
            <w:u w:val="single"/>
            <w:rtl w:val="0"/>
          </w:rPr>
          <w:t xml:space="preserve">https://www.matematika.it/public/allegati/39/15_04_Calcolo_combinatorio_1_0.pdf</w:t>
        </w:r>
      </w:hyperlink>
      <w:r w:rsidDel="00000000" w:rsidR="00000000" w:rsidRPr="00000000">
        <w:rPr>
          <w:rtl w:val="0"/>
        </w:rPr>
        <w:t xml:space="preserve"> </w:t>
      </w:r>
    </w:p>
    <w:p w:rsidR="00000000" w:rsidDel="00000000" w:rsidP="00000000" w:rsidRDefault="00000000" w:rsidRPr="00000000" w14:paraId="00000291">
      <w:pPr>
        <w:spacing w:line="276" w:lineRule="auto"/>
        <w:rPr/>
      </w:pPr>
      <w:r w:rsidDel="00000000" w:rsidR="00000000" w:rsidRPr="00000000">
        <w:rPr>
          <w:rtl w:val="0"/>
        </w:rPr>
      </w:r>
    </w:p>
    <w:p w:rsidR="00000000" w:rsidDel="00000000" w:rsidP="00000000" w:rsidRDefault="00000000" w:rsidRPr="00000000" w14:paraId="00000292">
      <w:pPr>
        <w:spacing w:line="276" w:lineRule="auto"/>
        <w:rPr>
          <w:b w:val="1"/>
        </w:rPr>
      </w:pPr>
      <w:r w:rsidDel="00000000" w:rsidR="00000000" w:rsidRPr="00000000">
        <w:rPr>
          <w:b w:val="1"/>
          <w:rtl w:val="0"/>
        </w:rPr>
        <w:t xml:space="preserve">Permutations with repetitions example</w:t>
      </w:r>
    </w:p>
    <w:p w:rsidR="00000000" w:rsidDel="00000000" w:rsidP="00000000" w:rsidRDefault="00000000" w:rsidRPr="00000000" w14:paraId="00000293">
      <w:pPr>
        <w:spacing w:line="276" w:lineRule="auto"/>
        <w:rPr/>
      </w:pPr>
      <w:r w:rsidDel="00000000" w:rsidR="00000000" w:rsidRPr="00000000">
        <w:rPr>
          <w:rtl w:val="0"/>
        </w:rPr>
        <w:t xml:space="preserve">How many phone numbers of 7 digits can we generate using all the numbers from 0 to 9, allowing every specific case (such as all zeros)?</w:t>
      </w:r>
    </w:p>
    <w:p w:rsidR="00000000" w:rsidDel="00000000" w:rsidP="00000000" w:rsidRDefault="00000000" w:rsidRPr="00000000" w14:paraId="00000294">
      <w:pPr>
        <w:spacing w:line="276" w:lineRule="auto"/>
        <w:rPr/>
      </w:pPr>
      <w:r w:rsidDel="00000000" w:rsidR="00000000" w:rsidRPr="00000000">
        <w:rPr>
          <w:rtl w:val="0"/>
        </w:rPr>
      </w:r>
    </w:p>
    <w:p w:rsidR="00000000" w:rsidDel="00000000" w:rsidP="00000000" w:rsidRDefault="00000000" w:rsidRPr="00000000" w14:paraId="00000295">
      <w:pPr>
        <w:spacing w:line="276" w:lineRule="auto"/>
        <w:rPr/>
      </w:pPr>
      <w:r w:rsidDel="00000000" w:rsidR="00000000" w:rsidRPr="00000000">
        <w:rPr>
          <w:rtl w:val="0"/>
        </w:rPr>
        <w:t xml:space="preserve">n = [0, 1, 2, 3, 4, 5, 6, 7, 8, 9] = 10</w:t>
      </w:r>
    </w:p>
    <w:p w:rsidR="00000000" w:rsidDel="00000000" w:rsidP="00000000" w:rsidRDefault="00000000" w:rsidRPr="00000000" w14:paraId="00000296">
      <w:pPr>
        <w:spacing w:line="276" w:lineRule="auto"/>
        <w:rPr/>
      </w:pPr>
      <w:r w:rsidDel="00000000" w:rsidR="00000000" w:rsidRPr="00000000">
        <w:rPr>
          <w:rtl w:val="0"/>
        </w:rPr>
        <w:t xml:space="preserve">k = _ _ _ _ _ _ _ = 7</w:t>
      </w:r>
    </w:p>
    <w:p w:rsidR="00000000" w:rsidDel="00000000" w:rsidP="00000000" w:rsidRDefault="00000000" w:rsidRPr="00000000" w14:paraId="00000297">
      <w:pPr>
        <w:spacing w:line="276" w:lineRule="auto"/>
        <w:rPr/>
      </w:pPr>
      <w:r w:rsidDel="00000000" w:rsidR="00000000" w:rsidRPr="00000000">
        <w:rPr>
          <w:rtl w:val="0"/>
        </w:rPr>
        <w:t xml:space="preserve">Each slot of k allows 10 combinations, so it’s n to the power of k: 10^7</w:t>
      </w:r>
    </w:p>
    <w:p w:rsidR="00000000" w:rsidDel="00000000" w:rsidP="00000000" w:rsidRDefault="00000000" w:rsidRPr="00000000" w14:paraId="00000298">
      <w:pPr>
        <w:spacing w:line="276" w:lineRule="auto"/>
        <w:rPr/>
      </w:pPr>
      <w:r w:rsidDel="00000000" w:rsidR="00000000" w:rsidRPr="00000000">
        <w:rPr>
          <w:rtl w:val="0"/>
        </w:rPr>
      </w:r>
    </w:p>
    <w:p w:rsidR="00000000" w:rsidDel="00000000" w:rsidP="00000000" w:rsidRDefault="00000000" w:rsidRPr="00000000" w14:paraId="00000299">
      <w:pPr>
        <w:spacing w:line="276" w:lineRule="auto"/>
        <w:rPr/>
      </w:pPr>
      <w:r w:rsidDel="00000000" w:rsidR="00000000" w:rsidRPr="00000000">
        <w:rPr>
          <w:b w:val="1"/>
          <w:rtl w:val="0"/>
        </w:rPr>
        <w:t xml:space="preserve">Permutations with no repetitions example</w:t>
      </w:r>
      <w:r w:rsidDel="00000000" w:rsidR="00000000" w:rsidRPr="00000000">
        <w:rPr>
          <w:rtl w:val="0"/>
        </w:rPr>
      </w:r>
    </w:p>
    <w:p w:rsidR="00000000" w:rsidDel="00000000" w:rsidP="00000000" w:rsidRDefault="00000000" w:rsidRPr="00000000" w14:paraId="0000029A">
      <w:pPr>
        <w:spacing w:line="276" w:lineRule="auto"/>
        <w:rPr/>
      </w:pPr>
      <w:r w:rsidDel="00000000" w:rsidR="00000000" w:rsidRPr="00000000">
        <w:rPr>
          <w:rtl w:val="0"/>
        </w:rPr>
        <w:t xml:space="preserve">Find all the way I can arrange the word MAMA</w:t>
      </w:r>
    </w:p>
    <w:p w:rsidR="00000000" w:rsidDel="00000000" w:rsidP="00000000" w:rsidRDefault="00000000" w:rsidRPr="00000000" w14:paraId="0000029B">
      <w:pPr>
        <w:spacing w:line="276" w:lineRule="auto"/>
        <w:rPr/>
      </w:pPr>
      <w:r w:rsidDel="00000000" w:rsidR="00000000" w:rsidRPr="00000000">
        <w:rPr>
          <w:rtl w:val="0"/>
        </w:rPr>
      </w:r>
    </w:p>
    <w:p w:rsidR="00000000" w:rsidDel="00000000" w:rsidP="00000000" w:rsidRDefault="00000000" w:rsidRPr="00000000" w14:paraId="0000029C">
      <w:pPr>
        <w:spacing w:line="276" w:lineRule="auto"/>
        <w:rPr/>
      </w:pPr>
      <w:r w:rsidDel="00000000" w:rsidR="00000000" w:rsidRPr="00000000">
        <w:rPr>
          <w:rtl w:val="0"/>
        </w:rPr>
        <w:t xml:space="preserve">n = 3</w:t>
      </w:r>
    </w:p>
    <w:p w:rsidR="00000000" w:rsidDel="00000000" w:rsidP="00000000" w:rsidRDefault="00000000" w:rsidRPr="00000000" w14:paraId="0000029D">
      <w:pPr>
        <w:spacing w:line="276" w:lineRule="auto"/>
        <w:rPr/>
      </w:pPr>
      <w:r w:rsidDel="00000000" w:rsidR="00000000" w:rsidRPr="00000000">
        <w:rPr>
          <w:rtl w:val="0"/>
        </w:rPr>
        <w:t xml:space="preserve">k1 = 2 (the letter M is repeated 2 times)</w:t>
      </w:r>
    </w:p>
    <w:p w:rsidR="00000000" w:rsidDel="00000000" w:rsidP="00000000" w:rsidRDefault="00000000" w:rsidRPr="00000000" w14:paraId="0000029E">
      <w:pPr>
        <w:spacing w:line="276" w:lineRule="auto"/>
        <w:rPr/>
      </w:pPr>
      <w:r w:rsidDel="00000000" w:rsidR="00000000" w:rsidRPr="00000000">
        <w:rPr>
          <w:rtl w:val="0"/>
        </w:rPr>
        <w:t xml:space="preserve">k2 = 2 (the letter A is repeated 2 times)</w:t>
      </w:r>
    </w:p>
    <w:p w:rsidR="00000000" w:rsidDel="00000000" w:rsidP="00000000" w:rsidRDefault="00000000" w:rsidRPr="00000000" w14:paraId="0000029F">
      <w:pPr>
        <w:spacing w:line="276" w:lineRule="auto"/>
        <w:rPr/>
      </w:pPr>
      <w:r w:rsidDel="00000000" w:rsidR="00000000" w:rsidRPr="00000000">
        <w:rPr>
          <w:rtl w:val="0"/>
        </w:rPr>
      </w:r>
    </w:p>
    <w:p w:rsidR="00000000" w:rsidDel="00000000" w:rsidP="00000000" w:rsidRDefault="00000000" w:rsidRPr="00000000" w14:paraId="000002A0">
      <w:pPr>
        <w:spacing w:line="276" w:lineRule="auto"/>
        <w:rPr/>
      </w:pPr>
      <w:r w:rsidDel="00000000" w:rsidR="00000000" w:rsidRPr="00000000">
        <w:rPr>
          <w:rtl w:val="0"/>
        </w:rPr>
        <w:t xml:space="preserve">4! / (2! * 2!) = 24 / 4 = 6</w:t>
      </w:r>
    </w:p>
    <w:p w:rsidR="00000000" w:rsidDel="00000000" w:rsidP="00000000" w:rsidRDefault="00000000" w:rsidRPr="00000000" w14:paraId="000002A1">
      <w:pPr>
        <w:spacing w:line="276" w:lineRule="auto"/>
        <w:rPr/>
      </w:pPr>
      <w:r w:rsidDel="00000000" w:rsidR="00000000" w:rsidRPr="00000000">
        <w:rPr>
          <w:rtl w:val="0"/>
        </w:rPr>
      </w:r>
    </w:p>
    <w:p w:rsidR="00000000" w:rsidDel="00000000" w:rsidP="00000000" w:rsidRDefault="00000000" w:rsidRPr="00000000" w14:paraId="000002A2">
      <w:pPr>
        <w:spacing w:line="276" w:lineRule="auto"/>
        <w:rPr/>
      </w:pPr>
      <w:r w:rsidDel="00000000" w:rsidR="00000000" w:rsidRPr="00000000">
        <w:rPr>
          <w:rtl w:val="0"/>
        </w:rPr>
        <w:t xml:space="preserve">The example shown in the lecture is speaking specifically to the case of a cluster that is a subset of the original dataset of items we don’t want to repeat within the permutations, p.e. </w:t>
      </w:r>
    </w:p>
    <w:p w:rsidR="00000000" w:rsidDel="00000000" w:rsidP="00000000" w:rsidRDefault="00000000" w:rsidRPr="00000000" w14:paraId="000002A3">
      <w:pPr>
        <w:spacing w:line="276" w:lineRule="auto"/>
        <w:rPr/>
      </w:pPr>
      <w:r w:rsidDel="00000000" w:rsidR="00000000" w:rsidRPr="00000000">
        <w:rPr>
          <w:rtl w:val="0"/>
        </w:rPr>
        <w:t xml:space="preserve">How can we arrange 5 students in 3 chairs?</w:t>
      </w:r>
    </w:p>
    <w:p w:rsidR="00000000" w:rsidDel="00000000" w:rsidP="00000000" w:rsidRDefault="00000000" w:rsidRPr="00000000" w14:paraId="000002A4">
      <w:pPr>
        <w:spacing w:line="276" w:lineRule="auto"/>
        <w:rPr/>
      </w:pPr>
      <w:r w:rsidDel="00000000" w:rsidR="00000000" w:rsidRPr="00000000">
        <w:rPr>
          <w:rtl w:val="0"/>
        </w:rPr>
      </w:r>
    </w:p>
    <w:p w:rsidR="00000000" w:rsidDel="00000000" w:rsidP="00000000" w:rsidRDefault="00000000" w:rsidRPr="00000000" w14:paraId="000002A5">
      <w:pPr>
        <w:spacing w:line="276" w:lineRule="auto"/>
        <w:rPr/>
      </w:pPr>
      <w:r w:rsidDel="00000000" w:rsidR="00000000" w:rsidRPr="00000000">
        <w:rPr>
          <w:rtl w:val="0"/>
        </w:rPr>
        <w:t xml:space="preserve">n = 5 (all the students we have to pick from)</w:t>
      </w:r>
    </w:p>
    <w:p w:rsidR="00000000" w:rsidDel="00000000" w:rsidP="00000000" w:rsidRDefault="00000000" w:rsidRPr="00000000" w14:paraId="000002A6">
      <w:pPr>
        <w:spacing w:line="276" w:lineRule="auto"/>
        <w:rPr/>
      </w:pPr>
      <w:r w:rsidDel="00000000" w:rsidR="00000000" w:rsidRPr="00000000">
        <w:rPr>
          <w:rtl w:val="0"/>
        </w:rPr>
        <w:t xml:space="preserve">k = 3 (seats available)</w:t>
      </w:r>
    </w:p>
    <w:p w:rsidR="00000000" w:rsidDel="00000000" w:rsidP="00000000" w:rsidRDefault="00000000" w:rsidRPr="00000000" w14:paraId="000002A7">
      <w:pPr>
        <w:spacing w:line="276" w:lineRule="auto"/>
        <w:rPr/>
      </w:pPr>
      <w:r w:rsidDel="00000000" w:rsidR="00000000" w:rsidRPr="00000000">
        <w:rPr>
          <w:rtl w:val="0"/>
        </w:rPr>
      </w:r>
    </w:p>
    <w:p w:rsidR="00000000" w:rsidDel="00000000" w:rsidP="00000000" w:rsidRDefault="00000000" w:rsidRPr="00000000" w14:paraId="000002A8">
      <w:pPr>
        <w:spacing w:line="276" w:lineRule="auto"/>
        <w:rPr/>
      </w:pPr>
      <w:r w:rsidDel="00000000" w:rsidR="00000000" w:rsidRPr="00000000">
        <w:rPr>
          <w:rtl w:val="0"/>
        </w:rPr>
        <w:t xml:space="preserve">5! / (5 - 3)! = 120 / 2 = 60</w:t>
      </w:r>
    </w:p>
    <w:p w:rsidR="00000000" w:rsidDel="00000000" w:rsidP="00000000" w:rsidRDefault="00000000" w:rsidRPr="00000000" w14:paraId="000002A9">
      <w:pPr>
        <w:spacing w:line="276" w:lineRule="auto"/>
        <w:rPr/>
      </w:pPr>
      <w:r w:rsidDel="00000000" w:rsidR="00000000" w:rsidRPr="00000000">
        <w:rPr>
          <w:rtl w:val="0"/>
        </w:rPr>
      </w:r>
    </w:p>
    <w:p w:rsidR="00000000" w:rsidDel="00000000" w:rsidP="00000000" w:rsidRDefault="00000000" w:rsidRPr="00000000" w14:paraId="000002AA">
      <w:pPr>
        <w:pStyle w:val="Heading2"/>
        <w:spacing w:line="276" w:lineRule="auto"/>
        <w:rPr/>
      </w:pPr>
      <w:bookmarkStart w:colFirst="0" w:colLast="0" w:name="_8zulniv6cl6p" w:id="57"/>
      <w:bookmarkEnd w:id="57"/>
      <w:r w:rsidDel="00000000" w:rsidR="00000000" w:rsidRPr="00000000">
        <w:rPr>
          <w:rtl w:val="0"/>
        </w:rPr>
        <w:t xml:space="preserve">When to use permutations, combinations or dispositions?</w:t>
      </w:r>
    </w:p>
    <w:p w:rsidR="00000000" w:rsidDel="00000000" w:rsidP="00000000" w:rsidRDefault="00000000" w:rsidRPr="00000000" w14:paraId="000002AB">
      <w:pPr>
        <w:spacing w:line="276" w:lineRule="auto"/>
        <w:rPr/>
      </w:pPr>
      <w:r w:rsidDel="00000000" w:rsidR="00000000" w:rsidRPr="00000000">
        <w:rPr>
          <w:rtl w:val="0"/>
        </w:rPr>
        <w:t xml:space="preserve">Useful link with explanation (with the diagram quoted below) </w:t>
      </w:r>
      <w:hyperlink r:id="rId35">
        <w:r w:rsidDel="00000000" w:rsidR="00000000" w:rsidRPr="00000000">
          <w:rPr>
            <w:color w:val="1155cc"/>
            <w:u w:val="single"/>
            <w:rtl w:val="0"/>
          </w:rPr>
          <w:t xml:space="preserve">https://www.youmath.it/lezioni/probabilita/calcolo-combinatorio/1218-risolvere-i-problemi-di-calcolo-combinatorio.html</w:t>
        </w:r>
      </w:hyperlink>
      <w:r w:rsidDel="00000000" w:rsidR="00000000" w:rsidRPr="00000000">
        <w:rPr>
          <w:rtl w:val="0"/>
        </w:rPr>
      </w:r>
    </w:p>
    <w:p w:rsidR="00000000" w:rsidDel="00000000" w:rsidP="00000000" w:rsidRDefault="00000000" w:rsidRPr="00000000" w14:paraId="000002AC">
      <w:pPr>
        <w:spacing w:line="276" w:lineRule="auto"/>
        <w:rPr/>
      </w:pPr>
      <w:r w:rsidDel="00000000" w:rsidR="00000000" w:rsidRPr="00000000">
        <w:rPr>
          <w:rtl w:val="0"/>
        </w:rPr>
      </w:r>
    </w:p>
    <w:p w:rsidR="00000000" w:rsidDel="00000000" w:rsidP="00000000" w:rsidRDefault="00000000" w:rsidRPr="00000000" w14:paraId="000002AD">
      <w:pPr>
        <w:spacing w:line="276" w:lineRule="auto"/>
        <w:rPr/>
      </w:pPr>
      <w:r w:rsidDel="00000000" w:rsidR="00000000" w:rsidRPr="00000000">
        <w:rPr>
          <w:rtl w:val="0"/>
        </w:rPr>
        <w:t xml:space="preserve">Key insight::</w:t>
      </w:r>
    </w:p>
    <w:p w:rsidR="00000000" w:rsidDel="00000000" w:rsidP="00000000" w:rsidRDefault="00000000" w:rsidRPr="00000000" w14:paraId="000002AE">
      <w:pPr>
        <w:numPr>
          <w:ilvl w:val="0"/>
          <w:numId w:val="7"/>
        </w:numPr>
        <w:spacing w:line="276" w:lineRule="auto"/>
        <w:ind w:left="720" w:hanging="360"/>
        <w:rPr>
          <w:u w:val="none"/>
        </w:rPr>
      </w:pPr>
      <w:r w:rsidDel="00000000" w:rsidR="00000000" w:rsidRPr="00000000">
        <w:rPr>
          <w:rtl w:val="0"/>
        </w:rPr>
        <w:t xml:space="preserve">Is the order relevant?</w:t>
      </w:r>
    </w:p>
    <w:p w:rsidR="00000000" w:rsidDel="00000000" w:rsidP="00000000" w:rsidRDefault="00000000" w:rsidRPr="00000000" w14:paraId="000002AF">
      <w:pPr>
        <w:numPr>
          <w:ilvl w:val="1"/>
          <w:numId w:val="7"/>
        </w:numPr>
        <w:spacing w:line="276" w:lineRule="auto"/>
        <w:ind w:left="1440" w:hanging="360"/>
        <w:rPr>
          <w:u w:val="none"/>
        </w:rPr>
      </w:pPr>
      <w:r w:rsidDel="00000000" w:rsidR="00000000" w:rsidRPr="00000000">
        <w:rPr>
          <w:rtl w:val="0"/>
        </w:rPr>
        <w:t xml:space="preserve">YES = PERMUTATIONS (es. lottery numbers)</w:t>
      </w:r>
    </w:p>
    <w:p w:rsidR="00000000" w:rsidDel="00000000" w:rsidP="00000000" w:rsidRDefault="00000000" w:rsidRPr="00000000" w14:paraId="000002B0">
      <w:pPr>
        <w:numPr>
          <w:ilvl w:val="1"/>
          <w:numId w:val="7"/>
        </w:numPr>
        <w:spacing w:line="276" w:lineRule="auto"/>
        <w:ind w:left="1440" w:hanging="360"/>
        <w:rPr>
          <w:u w:val="none"/>
        </w:rPr>
      </w:pPr>
      <w:r w:rsidDel="00000000" w:rsidR="00000000" w:rsidRPr="00000000">
        <w:rPr>
          <w:rtl w:val="0"/>
        </w:rPr>
        <w:t xml:space="preserve">NO = COMBINATIONS (es. people in teams)</w:t>
      </w:r>
    </w:p>
    <w:p w:rsidR="00000000" w:rsidDel="00000000" w:rsidP="00000000" w:rsidRDefault="00000000" w:rsidRPr="00000000" w14:paraId="000002B1">
      <w:pPr>
        <w:spacing w:line="276" w:lineRule="auto"/>
        <w:ind w:left="1440" w:firstLine="0"/>
        <w:rPr/>
      </w:pPr>
      <w:r w:rsidDel="00000000" w:rsidR="00000000" w:rsidRPr="00000000">
        <w:rPr>
          <w:rtl w:val="0"/>
        </w:rPr>
        <w:br w:type="textWrapping"/>
        <w:t xml:space="preserve"> </w:t>
      </w:r>
    </w:p>
    <w:p w:rsidR="00000000" w:rsidDel="00000000" w:rsidP="00000000" w:rsidRDefault="00000000" w:rsidRPr="00000000" w14:paraId="000002B2">
      <w:pPr>
        <w:spacing w:line="276" w:lineRule="auto"/>
        <w:rPr/>
      </w:pPr>
      <w:r w:rsidDel="00000000" w:rsidR="00000000" w:rsidRPr="00000000">
        <w:rPr>
          <w:rtl w:val="0"/>
        </w:rPr>
      </w:r>
    </w:p>
    <w:p w:rsidR="00000000" w:rsidDel="00000000" w:rsidP="00000000" w:rsidRDefault="00000000" w:rsidRPr="00000000" w14:paraId="000002B3">
      <w:pPr>
        <w:spacing w:line="276" w:lineRule="auto"/>
        <w:rPr/>
      </w:pPr>
      <w:r w:rsidDel="00000000" w:rsidR="00000000" w:rsidRPr="00000000">
        <w:rPr/>
        <w:drawing>
          <wp:inline distB="114300" distT="114300" distL="114300" distR="114300">
            <wp:extent cx="5493541" cy="6853238"/>
            <wp:effectExtent b="0" l="0" r="0" t="0"/>
            <wp:docPr id="6"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493541" cy="6853238"/>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spacing w:line="276" w:lineRule="auto"/>
        <w:rPr/>
      </w:pPr>
      <w:r w:rsidDel="00000000" w:rsidR="00000000" w:rsidRPr="00000000">
        <w:rPr>
          <w:rtl w:val="0"/>
        </w:rPr>
      </w:r>
    </w:p>
    <w:p w:rsidR="00000000" w:rsidDel="00000000" w:rsidP="00000000" w:rsidRDefault="00000000" w:rsidRPr="00000000" w14:paraId="000002B5">
      <w:pPr>
        <w:pStyle w:val="Heading1"/>
        <w:spacing w:line="276" w:lineRule="auto"/>
        <w:rPr/>
      </w:pPr>
      <w:bookmarkStart w:colFirst="0" w:colLast="0" w:name="_l6puvoppr5tc" w:id="58"/>
      <w:bookmarkEnd w:id="58"/>
      <w:r w:rsidDel="00000000" w:rsidR="00000000" w:rsidRPr="00000000">
        <w:rPr>
          <w:rtl w:val="0"/>
        </w:rPr>
        <w:t xml:space="preserve">Probability</w:t>
      </w:r>
    </w:p>
    <w:p w:rsidR="00000000" w:rsidDel="00000000" w:rsidP="00000000" w:rsidRDefault="00000000" w:rsidRPr="00000000" w14:paraId="000002B6">
      <w:pPr>
        <w:spacing w:line="276" w:lineRule="auto"/>
        <w:rPr/>
      </w:pPr>
      <w:r w:rsidDel="00000000" w:rsidR="00000000" w:rsidRPr="00000000">
        <w:rPr>
          <w:rtl w:val="0"/>
        </w:rPr>
        <w:t xml:space="preserve">Probability is the branch of mathematics that deals with how likely an event is to occur, or how likely is that a given proposition is true.</w:t>
      </w:r>
    </w:p>
    <w:p w:rsidR="00000000" w:rsidDel="00000000" w:rsidP="00000000" w:rsidRDefault="00000000" w:rsidRPr="00000000" w14:paraId="000002B7">
      <w:pPr>
        <w:spacing w:line="276" w:lineRule="auto"/>
        <w:rPr/>
      </w:pPr>
      <w:r w:rsidDel="00000000" w:rsidR="00000000" w:rsidRPr="00000000">
        <w:rPr>
          <w:rtl w:val="0"/>
        </w:rPr>
      </w:r>
    </w:p>
    <w:p w:rsidR="00000000" w:rsidDel="00000000" w:rsidP="00000000" w:rsidRDefault="00000000" w:rsidRPr="00000000" w14:paraId="000002B8">
      <w:pPr>
        <w:spacing w:line="276" w:lineRule="auto"/>
        <w:rPr/>
      </w:pPr>
      <w:r w:rsidDel="00000000" w:rsidR="00000000" w:rsidRPr="00000000">
        <w:rPr>
          <w:rtl w:val="0"/>
        </w:rPr>
      </w:r>
    </w:p>
    <w:p w:rsidR="00000000" w:rsidDel="00000000" w:rsidP="00000000" w:rsidRDefault="00000000" w:rsidRPr="00000000" w14:paraId="000002B9">
      <w:pPr>
        <w:pStyle w:val="Heading2"/>
        <w:spacing w:line="276" w:lineRule="auto"/>
        <w:rPr/>
      </w:pPr>
      <w:bookmarkStart w:colFirst="0" w:colLast="0" w:name="_j3fousbivnrc" w:id="59"/>
      <w:bookmarkEnd w:id="59"/>
      <w:r w:rsidDel="00000000" w:rsidR="00000000" w:rsidRPr="00000000">
        <w:rPr>
          <w:rtl w:val="0"/>
        </w:rPr>
        <w:t xml:space="preserve">Notation</w:t>
      </w:r>
    </w:p>
    <w:p w:rsidR="00000000" w:rsidDel="00000000" w:rsidP="00000000" w:rsidRDefault="00000000" w:rsidRPr="00000000" w14:paraId="000002BA">
      <w:pPr>
        <w:spacing w:line="276" w:lineRule="auto"/>
        <w:rPr/>
      </w:pPr>
      <w:r w:rsidDel="00000000" w:rsidR="00000000" w:rsidRPr="00000000">
        <w:rPr>
          <w:rtl w:val="0"/>
        </w:rPr>
      </w:r>
    </w:p>
    <w:tbl>
      <w:tblPr>
        <w:tblStyle w:val="Table4"/>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2685"/>
        <w:gridCol w:w="4710"/>
        <w:tblGridChange w:id="0">
          <w:tblGrid>
            <w:gridCol w:w="1620"/>
            <w:gridCol w:w="2685"/>
            <w:gridCol w:w="4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Individual probability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probability of event A happening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probability of event A not happening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 </w:t>
            </w:r>
            <m:oMath>
              <m:r>
                <m:t>∪</m:t>
              </m:r>
            </m:oMath>
            <w:r w:rsidDel="00000000" w:rsidR="00000000" w:rsidRPr="00000000">
              <w:rPr>
                <w:rtl w:val="0"/>
              </w:rPr>
              <w:t xml:space="preserve"> B)</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Union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probability of both A and B happening for both datasets (all elements of A plus all elements of 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 </w:t>
            </w:r>
            <m:oMath>
              <m:r>
                <m:t>∩</m:t>
              </m:r>
            </m:oMath>
            <w:r w:rsidDel="00000000" w:rsidR="00000000" w:rsidRPr="00000000">
              <w:rPr>
                <w:rtl w:val="0"/>
              </w:rPr>
              <w:t xml:space="preserve"> B)</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Intersection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probability of event A and B happening for the elements at the intersection of the datasets (only the elements A and B have in common).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 | B)</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Dependent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probability of A given that B has occurred</w:t>
            </w:r>
          </w:p>
        </w:tc>
      </w:tr>
    </w:tbl>
    <w:p w:rsidR="00000000" w:rsidDel="00000000" w:rsidP="00000000" w:rsidRDefault="00000000" w:rsidRPr="00000000" w14:paraId="000002CA">
      <w:pPr>
        <w:spacing w:line="276" w:lineRule="auto"/>
        <w:rPr/>
      </w:pPr>
      <w:r w:rsidDel="00000000" w:rsidR="00000000" w:rsidRPr="00000000">
        <w:rPr>
          <w:rtl w:val="0"/>
        </w:rPr>
      </w:r>
    </w:p>
    <w:p w:rsidR="00000000" w:rsidDel="00000000" w:rsidP="00000000" w:rsidRDefault="00000000" w:rsidRPr="00000000" w14:paraId="000002CB">
      <w:pPr>
        <w:spacing w:line="276" w:lineRule="auto"/>
        <w:rPr>
          <w:b w:val="1"/>
        </w:rPr>
      </w:pPr>
      <w:r w:rsidDel="00000000" w:rsidR="00000000" w:rsidRPr="00000000">
        <w:rPr>
          <w:b w:val="1"/>
          <w:rtl w:val="0"/>
        </w:rPr>
        <w:t xml:space="preserve">Example:</w:t>
      </w:r>
    </w:p>
    <w:p w:rsidR="00000000" w:rsidDel="00000000" w:rsidP="00000000" w:rsidRDefault="00000000" w:rsidRPr="00000000" w14:paraId="000002CC">
      <w:pPr>
        <w:spacing w:line="276" w:lineRule="auto"/>
        <w:rPr/>
      </w:pPr>
      <w:r w:rsidDel="00000000" w:rsidR="00000000" w:rsidRPr="00000000">
        <w:rPr>
          <w:rtl w:val="0"/>
        </w:rPr>
      </w:r>
    </w:p>
    <w:p w:rsidR="00000000" w:rsidDel="00000000" w:rsidP="00000000" w:rsidRDefault="00000000" w:rsidRPr="00000000" w14:paraId="000002CD">
      <w:pPr>
        <w:spacing w:line="276" w:lineRule="auto"/>
        <w:rPr/>
      </w:pPr>
      <w:r w:rsidDel="00000000" w:rsidR="00000000" w:rsidRPr="00000000">
        <w:rPr>
          <w:rtl w:val="0"/>
        </w:rPr>
        <w:t xml:space="preserve">If P = { 1,3,5,7,9} and Q = { 2,3,5,7}</w:t>
      </w:r>
    </w:p>
    <w:p w:rsidR="00000000" w:rsidDel="00000000" w:rsidP="00000000" w:rsidRDefault="00000000" w:rsidRPr="00000000" w14:paraId="000002CE">
      <w:pPr>
        <w:spacing w:line="276" w:lineRule="auto"/>
        <w:rPr/>
      </w:pPr>
      <w:r w:rsidDel="00000000" w:rsidR="00000000" w:rsidRPr="00000000">
        <w:rPr>
          <w:rFonts w:ascii="Arial Unicode MS" w:cs="Arial Unicode MS" w:eastAsia="Arial Unicode MS" w:hAnsi="Arial Unicode MS"/>
          <w:rtl w:val="0"/>
        </w:rPr>
        <w:t xml:space="preserve">What are P ∪ Q, and P ∩  Q</w:t>
      </w:r>
    </w:p>
    <w:p w:rsidR="00000000" w:rsidDel="00000000" w:rsidP="00000000" w:rsidRDefault="00000000" w:rsidRPr="00000000" w14:paraId="000002CF">
      <w:pPr>
        <w:spacing w:line="276" w:lineRule="auto"/>
        <w:rPr/>
      </w:pPr>
      <w:r w:rsidDel="00000000" w:rsidR="00000000" w:rsidRPr="00000000">
        <w:rPr>
          <w:rtl w:val="0"/>
        </w:rPr>
      </w:r>
    </w:p>
    <w:p w:rsidR="00000000" w:rsidDel="00000000" w:rsidP="00000000" w:rsidRDefault="00000000" w:rsidRPr="00000000" w14:paraId="000002D0">
      <w:pPr>
        <w:spacing w:line="276" w:lineRule="auto"/>
        <w:rPr>
          <w:b w:val="1"/>
        </w:rPr>
      </w:pPr>
      <w:r w:rsidDel="00000000" w:rsidR="00000000" w:rsidRPr="00000000">
        <w:rPr>
          <w:b w:val="1"/>
          <w:rtl w:val="0"/>
        </w:rPr>
        <w:t xml:space="preserve">Solution:</w:t>
      </w:r>
    </w:p>
    <w:p w:rsidR="00000000" w:rsidDel="00000000" w:rsidP="00000000" w:rsidRDefault="00000000" w:rsidRPr="00000000" w14:paraId="000002D1">
      <w:pPr>
        <w:spacing w:line="276" w:lineRule="auto"/>
        <w:rPr/>
      </w:pPr>
      <w:r w:rsidDel="00000000" w:rsidR="00000000" w:rsidRPr="00000000">
        <w:rPr>
          <w:rtl w:val="0"/>
        </w:rPr>
      </w:r>
    </w:p>
    <w:p w:rsidR="00000000" w:rsidDel="00000000" w:rsidP="00000000" w:rsidRDefault="00000000" w:rsidRPr="00000000" w14:paraId="000002D2">
      <w:pPr>
        <w:spacing w:line="276" w:lineRule="auto"/>
        <w:rPr/>
      </w:pPr>
      <w:r w:rsidDel="00000000" w:rsidR="00000000" w:rsidRPr="00000000">
        <w:rPr>
          <w:rFonts w:ascii="Arial Unicode MS" w:cs="Arial Unicode MS" w:eastAsia="Arial Unicode MS" w:hAnsi="Arial Unicode MS"/>
          <w:rtl w:val="0"/>
        </w:rPr>
        <w:t xml:space="preserve">P ∪ Q = { 1,2,3,5,7,9}</w:t>
      </w:r>
    </w:p>
    <w:p w:rsidR="00000000" w:rsidDel="00000000" w:rsidP="00000000" w:rsidRDefault="00000000" w:rsidRPr="00000000" w14:paraId="000002D3">
      <w:pPr>
        <w:spacing w:line="276" w:lineRule="auto"/>
        <w:rPr/>
      </w:pPr>
      <w:r w:rsidDel="00000000" w:rsidR="00000000" w:rsidRPr="00000000">
        <w:rPr>
          <w:rFonts w:ascii="Arial Unicode MS" w:cs="Arial Unicode MS" w:eastAsia="Arial Unicode MS" w:hAnsi="Arial Unicode MS"/>
          <w:rtl w:val="0"/>
        </w:rPr>
        <w:t xml:space="preserve">P ∩ Q = { 3,5,7}</w:t>
      </w:r>
    </w:p>
    <w:p w:rsidR="00000000" w:rsidDel="00000000" w:rsidP="00000000" w:rsidRDefault="00000000" w:rsidRPr="00000000" w14:paraId="000002D4">
      <w:pPr>
        <w:pStyle w:val="Heading2"/>
        <w:spacing w:line="276" w:lineRule="auto"/>
        <w:rPr/>
      </w:pPr>
      <w:bookmarkStart w:colFirst="0" w:colLast="0" w:name="_8jhxk3yc6hbd" w:id="60"/>
      <w:bookmarkEnd w:id="60"/>
      <w:r w:rsidDel="00000000" w:rsidR="00000000" w:rsidRPr="00000000">
        <w:rPr>
          <w:rtl w:val="0"/>
        </w:rPr>
        <w:t xml:space="preserve">Simple Probability</w:t>
      </w:r>
    </w:p>
    <w:p w:rsidR="00000000" w:rsidDel="00000000" w:rsidP="00000000" w:rsidRDefault="00000000" w:rsidRPr="00000000" w14:paraId="000002D5">
      <w:pPr>
        <w:spacing w:line="276" w:lineRule="auto"/>
        <w:rPr/>
      </w:pPr>
      <w:r w:rsidDel="00000000" w:rsidR="00000000" w:rsidRPr="00000000">
        <w:rPr>
          <w:rtl w:val="0"/>
        </w:rPr>
        <w:t xml:space="preserve">P(A) = matching outcomes / total outcomes</w:t>
      </w:r>
    </w:p>
    <w:p w:rsidR="00000000" w:rsidDel="00000000" w:rsidP="00000000" w:rsidRDefault="00000000" w:rsidRPr="00000000" w14:paraId="000002D6">
      <w:pPr>
        <w:spacing w:line="276" w:lineRule="auto"/>
        <w:rPr/>
      </w:pPr>
      <w:r w:rsidDel="00000000" w:rsidR="00000000" w:rsidRPr="00000000">
        <w:rPr>
          <w:rtl w:val="0"/>
        </w:rPr>
        <w:t xml:space="preserve">P(A’) = 1 - P(A)</w:t>
      </w:r>
    </w:p>
    <w:p w:rsidR="00000000" w:rsidDel="00000000" w:rsidP="00000000" w:rsidRDefault="00000000" w:rsidRPr="00000000" w14:paraId="000002D7">
      <w:pPr>
        <w:spacing w:line="276" w:lineRule="auto"/>
        <w:rPr/>
      </w:pPr>
      <w:r w:rsidDel="00000000" w:rsidR="00000000" w:rsidRPr="00000000">
        <w:rPr>
          <w:rtl w:val="0"/>
        </w:rPr>
      </w:r>
    </w:p>
    <w:p w:rsidR="00000000" w:rsidDel="00000000" w:rsidP="00000000" w:rsidRDefault="00000000" w:rsidRPr="00000000" w14:paraId="000002D8">
      <w:pPr>
        <w:pStyle w:val="Heading3"/>
        <w:spacing w:line="276" w:lineRule="auto"/>
        <w:rPr/>
      </w:pPr>
      <w:bookmarkStart w:colFirst="0" w:colLast="0" w:name="_f7hq0sw00ld6" w:id="61"/>
      <w:bookmarkEnd w:id="61"/>
      <w:r w:rsidDel="00000000" w:rsidR="00000000" w:rsidRPr="00000000">
        <w:rPr>
          <w:rtl w:val="0"/>
        </w:rPr>
        <w:t xml:space="preserve">Experimental and Expected probability</w:t>
      </w:r>
    </w:p>
    <w:p w:rsidR="00000000" w:rsidDel="00000000" w:rsidP="00000000" w:rsidRDefault="00000000" w:rsidRPr="00000000" w14:paraId="000002D9">
      <w:pPr>
        <w:spacing w:line="276" w:lineRule="auto"/>
        <w:rPr/>
      </w:pPr>
      <w:r w:rsidDel="00000000" w:rsidR="00000000" w:rsidRPr="00000000">
        <w:rPr>
          <w:rtl w:val="0"/>
        </w:rPr>
        <w:t xml:space="preserve">Experimental probability is the probability resulting from empirical experimentations, such as flipping a coin 100 times and recording the results in a datasheet.</w:t>
        <w:br w:type="textWrapping"/>
        <w:t xml:space="preserve">No matter the result of such an experiment, we still know that the expected probability of a coin toss being H or T is still 50%. </w:t>
      </w:r>
    </w:p>
    <w:p w:rsidR="00000000" w:rsidDel="00000000" w:rsidP="00000000" w:rsidRDefault="00000000" w:rsidRPr="00000000" w14:paraId="000002DA">
      <w:pPr>
        <w:pStyle w:val="Heading3"/>
        <w:spacing w:line="276" w:lineRule="auto"/>
        <w:rPr/>
      </w:pPr>
      <w:bookmarkStart w:colFirst="0" w:colLast="0" w:name="_3xs6b8cjodo2" w:id="62"/>
      <w:bookmarkEnd w:id="62"/>
      <w:r w:rsidDel="00000000" w:rsidR="00000000" w:rsidRPr="00000000">
        <w:rPr>
          <w:rtl w:val="0"/>
        </w:rPr>
        <w:t xml:space="preserve">Law of Large Numbers</w:t>
      </w:r>
    </w:p>
    <w:p w:rsidR="00000000" w:rsidDel="00000000" w:rsidP="00000000" w:rsidRDefault="00000000" w:rsidRPr="00000000" w14:paraId="000002DB">
      <w:pPr>
        <w:spacing w:line="276" w:lineRule="auto"/>
        <w:rPr/>
      </w:pPr>
      <w:r w:rsidDel="00000000" w:rsidR="00000000" w:rsidRPr="00000000">
        <w:rPr>
          <w:rtl w:val="0"/>
        </w:rPr>
        <w:t xml:space="preserve">The more a specific case an experiment is run, the more the experimental probability will match the expected probability. </w:t>
      </w:r>
    </w:p>
    <w:p w:rsidR="00000000" w:rsidDel="00000000" w:rsidP="00000000" w:rsidRDefault="00000000" w:rsidRPr="00000000" w14:paraId="000002DC">
      <w:pPr>
        <w:pStyle w:val="Heading3"/>
        <w:spacing w:line="276" w:lineRule="auto"/>
        <w:rPr/>
      </w:pPr>
      <w:bookmarkStart w:colFirst="0" w:colLast="0" w:name="_2m9ke8yrn8nd" w:id="63"/>
      <w:bookmarkEnd w:id="63"/>
      <w:r w:rsidDel="00000000" w:rsidR="00000000" w:rsidRPr="00000000">
        <w:rPr>
          <w:rtl w:val="0"/>
        </w:rPr>
        <w:t xml:space="preserve">Addition Rule</w:t>
      </w:r>
    </w:p>
    <w:p w:rsidR="00000000" w:rsidDel="00000000" w:rsidP="00000000" w:rsidRDefault="00000000" w:rsidRPr="00000000" w14:paraId="000002DD">
      <w:pPr>
        <w:spacing w:line="276" w:lineRule="auto"/>
        <w:rPr/>
      </w:pPr>
      <w:r w:rsidDel="00000000" w:rsidR="00000000" w:rsidRPr="00000000">
        <w:rPr>
          <w:rtl w:val="0"/>
        </w:rPr>
      </w:r>
    </w:p>
    <w:p w:rsidR="00000000" w:rsidDel="00000000" w:rsidP="00000000" w:rsidRDefault="00000000" w:rsidRPr="00000000" w14:paraId="000002DE">
      <w:pPr>
        <w:shd w:fill="ffffff" w:val="clear"/>
        <w:spacing w:after="240" w:line="276" w:lineRule="auto"/>
        <w:rPr>
          <w:color w:val="393939"/>
          <w:sz w:val="24"/>
          <w:szCs w:val="24"/>
        </w:rPr>
      </w:pPr>
      <w:r w:rsidDel="00000000" w:rsidR="00000000" w:rsidRPr="00000000">
        <w:rPr>
          <w:color w:val="393939"/>
          <w:sz w:val="24"/>
          <w:szCs w:val="24"/>
          <w:rtl w:val="0"/>
        </w:rPr>
        <w:t xml:space="preserve">If A and B are two events in a probability experiment, then the probability that either one of the events will occur is:</w:t>
      </w:r>
    </w:p>
    <w:p w:rsidR="00000000" w:rsidDel="00000000" w:rsidP="00000000" w:rsidRDefault="00000000" w:rsidRPr="00000000" w14:paraId="000002DF">
      <w:pPr>
        <w:shd w:fill="ffffff" w:val="clear"/>
        <w:spacing w:after="240" w:line="276" w:lineRule="auto"/>
        <w:rPr>
          <w:color w:val="393939"/>
          <w:sz w:val="24"/>
          <w:szCs w:val="24"/>
        </w:rPr>
      </w:pPr>
      <w:r w:rsidDel="00000000" w:rsidR="00000000" w:rsidRPr="00000000">
        <w:rPr>
          <w:rFonts w:ascii="Arial Unicode MS" w:cs="Arial Unicode MS" w:eastAsia="Arial Unicode MS" w:hAnsi="Arial Unicode MS"/>
          <w:color w:val="393939"/>
          <w:sz w:val="24"/>
          <w:szCs w:val="24"/>
          <w:rtl w:val="0"/>
        </w:rPr>
        <w:t xml:space="preserve">P(A or B)=P(A)+P(B)−P(A and B)</w:t>
      </w:r>
    </w:p>
    <w:p w:rsidR="00000000" w:rsidDel="00000000" w:rsidP="00000000" w:rsidRDefault="00000000" w:rsidRPr="00000000" w14:paraId="000002E0">
      <w:pPr>
        <w:shd w:fill="ffffff" w:val="clear"/>
        <w:spacing w:after="240" w:line="276" w:lineRule="auto"/>
        <w:rPr>
          <w:color w:val="393939"/>
          <w:sz w:val="24"/>
          <w:szCs w:val="24"/>
        </w:rPr>
      </w:pPr>
      <w:r w:rsidDel="00000000" w:rsidR="00000000" w:rsidRPr="00000000">
        <w:rPr>
          <w:color w:val="393939"/>
          <w:sz w:val="24"/>
          <w:szCs w:val="24"/>
          <w:rtl w:val="0"/>
        </w:rPr>
        <w:t xml:space="preserve">This can be represented in a Venn diagram as:</w:t>
      </w:r>
    </w:p>
    <w:p w:rsidR="00000000" w:rsidDel="00000000" w:rsidP="00000000" w:rsidRDefault="00000000" w:rsidRPr="00000000" w14:paraId="000002E1">
      <w:pPr>
        <w:shd w:fill="ffffff" w:val="clear"/>
        <w:spacing w:after="240" w:line="276" w:lineRule="auto"/>
        <w:rPr>
          <w:color w:val="393939"/>
          <w:sz w:val="24"/>
          <w:szCs w:val="24"/>
        </w:rPr>
      </w:pPr>
      <w:r w:rsidDel="00000000" w:rsidR="00000000" w:rsidRPr="00000000">
        <w:rPr>
          <w:rFonts w:ascii="Arial Unicode MS" w:cs="Arial Unicode MS" w:eastAsia="Arial Unicode MS" w:hAnsi="Arial Unicode MS"/>
          <w:color w:val="393939"/>
          <w:sz w:val="24"/>
          <w:szCs w:val="24"/>
          <w:rtl w:val="0"/>
        </w:rPr>
        <w:t xml:space="preserve">P(A∪B)=P(A)+P(B)−P(A∩B)</w:t>
      </w:r>
    </w:p>
    <w:p w:rsidR="00000000" w:rsidDel="00000000" w:rsidP="00000000" w:rsidRDefault="00000000" w:rsidRPr="00000000" w14:paraId="000002E2">
      <w:pPr>
        <w:shd w:fill="ffffff" w:val="clear"/>
        <w:spacing w:after="240" w:line="276" w:lineRule="auto"/>
        <w:rPr>
          <w:color w:val="393939"/>
          <w:sz w:val="24"/>
          <w:szCs w:val="24"/>
        </w:rPr>
      </w:pPr>
      <w:r w:rsidDel="00000000" w:rsidR="00000000" w:rsidRPr="00000000">
        <w:rPr>
          <w:color w:val="393939"/>
          <w:sz w:val="24"/>
          <w:szCs w:val="24"/>
        </w:rPr>
        <w:drawing>
          <wp:inline distB="114300" distT="114300" distL="114300" distR="114300">
            <wp:extent cx="1905000" cy="1905000"/>
            <wp:effectExtent b="0" l="0" r="0" t="0"/>
            <wp:docPr id="25" name="image22.gif"/>
            <a:graphic>
              <a:graphicData uri="http://schemas.openxmlformats.org/drawingml/2006/picture">
                <pic:pic>
                  <pic:nvPicPr>
                    <pic:cNvPr id="0" name="image22.gif"/>
                    <pic:cNvPicPr preferRelativeResize="0"/>
                  </pic:nvPicPr>
                  <pic:blipFill>
                    <a:blip r:embed="rId37"/>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shd w:fill="ffffff" w:val="clear"/>
        <w:spacing w:after="240" w:line="276" w:lineRule="auto"/>
        <w:rPr>
          <w:color w:val="393939"/>
          <w:sz w:val="29"/>
          <w:szCs w:val="29"/>
        </w:rPr>
      </w:pPr>
      <w:r w:rsidDel="00000000" w:rsidR="00000000" w:rsidRPr="00000000">
        <w:rPr>
          <w:color w:val="393939"/>
          <w:sz w:val="24"/>
          <w:szCs w:val="24"/>
          <w:rtl w:val="0"/>
        </w:rPr>
        <w:t xml:space="preserve">If A and B are two mutually exclusive events, </w:t>
      </w:r>
      <w:r w:rsidDel="00000000" w:rsidR="00000000" w:rsidRPr="00000000">
        <w:rPr>
          <w:rtl w:val="0"/>
        </w:rPr>
      </w:r>
    </w:p>
    <w:p w:rsidR="00000000" w:rsidDel="00000000" w:rsidP="00000000" w:rsidRDefault="00000000" w:rsidRPr="00000000" w14:paraId="000002E4">
      <w:pPr>
        <w:shd w:fill="ffffff" w:val="clear"/>
        <w:spacing w:after="240" w:line="276" w:lineRule="auto"/>
        <w:rPr>
          <w:color w:val="393939"/>
          <w:sz w:val="24"/>
          <w:szCs w:val="24"/>
        </w:rPr>
      </w:pPr>
      <w:r w:rsidDel="00000000" w:rsidR="00000000" w:rsidRPr="00000000">
        <w:rPr>
          <w:rFonts w:ascii="Arial Unicode MS" w:cs="Arial Unicode MS" w:eastAsia="Arial Unicode MS" w:hAnsi="Arial Unicode MS"/>
          <w:color w:val="393939"/>
          <w:sz w:val="24"/>
          <w:szCs w:val="24"/>
          <w:rtl w:val="0"/>
        </w:rPr>
        <w:t xml:space="preserve">P(A∩B)=0 . Then the probability that either one of the events will occur is: </w:t>
      </w:r>
    </w:p>
    <w:p w:rsidR="00000000" w:rsidDel="00000000" w:rsidP="00000000" w:rsidRDefault="00000000" w:rsidRPr="00000000" w14:paraId="000002E5">
      <w:pPr>
        <w:shd w:fill="ffffff" w:val="clear"/>
        <w:spacing w:after="240" w:line="276" w:lineRule="auto"/>
        <w:rPr>
          <w:color w:val="393939"/>
          <w:sz w:val="24"/>
          <w:szCs w:val="24"/>
        </w:rPr>
      </w:pPr>
      <w:r w:rsidDel="00000000" w:rsidR="00000000" w:rsidRPr="00000000">
        <w:rPr>
          <w:color w:val="393939"/>
          <w:sz w:val="24"/>
          <w:szCs w:val="24"/>
          <w:rtl w:val="0"/>
        </w:rPr>
        <w:t xml:space="preserve">P(A or B)=P(A)+P(B)</w:t>
      </w:r>
    </w:p>
    <w:p w:rsidR="00000000" w:rsidDel="00000000" w:rsidP="00000000" w:rsidRDefault="00000000" w:rsidRPr="00000000" w14:paraId="000002E6">
      <w:pPr>
        <w:shd w:fill="ffffff" w:val="clear"/>
        <w:spacing w:after="240" w:line="276" w:lineRule="auto"/>
        <w:rPr>
          <w:color w:val="393939"/>
          <w:sz w:val="24"/>
          <w:szCs w:val="24"/>
        </w:rPr>
      </w:pPr>
      <w:r w:rsidDel="00000000" w:rsidR="00000000" w:rsidRPr="00000000">
        <w:rPr>
          <w:color w:val="393939"/>
          <w:sz w:val="24"/>
          <w:szCs w:val="24"/>
          <w:rtl w:val="0"/>
        </w:rPr>
        <w:t xml:space="preserve">This can be represented in a Venn diagram as:</w:t>
      </w:r>
    </w:p>
    <w:p w:rsidR="00000000" w:rsidDel="00000000" w:rsidP="00000000" w:rsidRDefault="00000000" w:rsidRPr="00000000" w14:paraId="000002E7">
      <w:pPr>
        <w:shd w:fill="ffffff" w:val="clear"/>
        <w:spacing w:after="240" w:line="276" w:lineRule="auto"/>
        <w:rPr>
          <w:color w:val="393939"/>
          <w:sz w:val="24"/>
          <w:szCs w:val="24"/>
        </w:rPr>
      </w:pPr>
      <w:r w:rsidDel="00000000" w:rsidR="00000000" w:rsidRPr="00000000">
        <w:rPr>
          <w:rFonts w:ascii="Arial Unicode MS" w:cs="Arial Unicode MS" w:eastAsia="Arial Unicode MS" w:hAnsi="Arial Unicode MS"/>
          <w:color w:val="393939"/>
          <w:sz w:val="24"/>
          <w:szCs w:val="24"/>
          <w:rtl w:val="0"/>
        </w:rPr>
        <w:t xml:space="preserve">P(A∪B)=P(A)+P(B)</w:t>
      </w:r>
    </w:p>
    <w:p w:rsidR="00000000" w:rsidDel="00000000" w:rsidP="00000000" w:rsidRDefault="00000000" w:rsidRPr="00000000" w14:paraId="000002E8">
      <w:pPr>
        <w:shd w:fill="ffffff" w:val="clear"/>
        <w:spacing w:after="240" w:line="276" w:lineRule="auto"/>
        <w:rPr>
          <w:color w:val="393939"/>
          <w:sz w:val="24"/>
          <w:szCs w:val="24"/>
        </w:rPr>
      </w:pPr>
      <w:r w:rsidDel="00000000" w:rsidR="00000000" w:rsidRPr="00000000">
        <w:rPr>
          <w:color w:val="393939"/>
          <w:sz w:val="24"/>
          <w:szCs w:val="24"/>
        </w:rPr>
        <w:drawing>
          <wp:inline distB="114300" distT="114300" distL="114300" distR="114300">
            <wp:extent cx="1905000" cy="1905000"/>
            <wp:effectExtent b="0" l="0" r="0" t="0"/>
            <wp:docPr id="53" name="image54.gif"/>
            <a:graphic>
              <a:graphicData uri="http://schemas.openxmlformats.org/drawingml/2006/picture">
                <pic:pic>
                  <pic:nvPicPr>
                    <pic:cNvPr id="0" name="image54.gif"/>
                    <pic:cNvPicPr preferRelativeResize="0"/>
                  </pic:nvPicPr>
                  <pic:blipFill>
                    <a:blip r:embed="rId38"/>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spacing w:line="276" w:lineRule="auto"/>
        <w:rPr/>
      </w:pPr>
      <w:r w:rsidDel="00000000" w:rsidR="00000000" w:rsidRPr="00000000">
        <w:rPr>
          <w:rtl w:val="0"/>
        </w:rPr>
      </w:r>
    </w:p>
    <w:p w:rsidR="00000000" w:rsidDel="00000000" w:rsidP="00000000" w:rsidRDefault="00000000" w:rsidRPr="00000000" w14:paraId="000002EA">
      <w:pPr>
        <w:spacing w:line="276" w:lineRule="auto"/>
        <w:rPr/>
      </w:pPr>
      <w:r w:rsidDel="00000000" w:rsidR="00000000" w:rsidRPr="00000000">
        <w:rPr>
          <w:rtl w:val="0"/>
        </w:rPr>
        <w:t xml:space="preserve">Hence, as a recap:</w:t>
      </w:r>
    </w:p>
    <w:p w:rsidR="00000000" w:rsidDel="00000000" w:rsidP="00000000" w:rsidRDefault="00000000" w:rsidRPr="00000000" w14:paraId="000002EB">
      <w:pPr>
        <w:spacing w:line="276" w:lineRule="auto"/>
        <w:rPr/>
      </w:pPr>
      <w:r w:rsidDel="00000000" w:rsidR="00000000" w:rsidRPr="00000000">
        <w:rPr>
          <w:rtl w:val="0"/>
        </w:rPr>
      </w:r>
    </w:p>
    <w:p w:rsidR="00000000" w:rsidDel="00000000" w:rsidP="00000000" w:rsidRDefault="00000000" w:rsidRPr="00000000" w14:paraId="000002EC">
      <w:pPr>
        <w:spacing w:line="276" w:lineRule="auto"/>
        <w:rPr/>
      </w:pPr>
      <w:r w:rsidDel="00000000" w:rsidR="00000000" w:rsidRPr="00000000">
        <w:rPr>
          <w:rtl w:val="0"/>
        </w:rPr>
        <w:t xml:space="preserve">P(A U B) = P(A) + P(B) - P(A </w:t>
      </w:r>
      <m:oMath>
        <m:r>
          <m:t>∩</m:t>
        </m:r>
      </m:oMath>
      <w:r w:rsidDel="00000000" w:rsidR="00000000" w:rsidRPr="00000000">
        <w:rPr>
          <w:rtl w:val="0"/>
        </w:rPr>
        <w:t xml:space="preserve">  B) (for intersections)</w:t>
      </w:r>
    </w:p>
    <w:p w:rsidR="00000000" w:rsidDel="00000000" w:rsidP="00000000" w:rsidRDefault="00000000" w:rsidRPr="00000000" w14:paraId="000002ED">
      <w:pPr>
        <w:spacing w:line="276" w:lineRule="auto"/>
        <w:rPr/>
      </w:pPr>
      <w:r w:rsidDel="00000000" w:rsidR="00000000" w:rsidRPr="00000000">
        <w:rPr>
          <w:rtl w:val="0"/>
        </w:rPr>
        <w:t xml:space="preserve">P(A U B) = P(A) + P(B) (for mutually exclusive events)</w:t>
      </w:r>
    </w:p>
    <w:p w:rsidR="00000000" w:rsidDel="00000000" w:rsidP="00000000" w:rsidRDefault="00000000" w:rsidRPr="00000000" w14:paraId="000002EE">
      <w:pPr>
        <w:spacing w:line="276" w:lineRule="auto"/>
        <w:rPr/>
      </w:pPr>
      <w:r w:rsidDel="00000000" w:rsidR="00000000" w:rsidRPr="00000000">
        <w:rPr>
          <w:rtl w:val="0"/>
        </w:rPr>
      </w:r>
    </w:p>
    <w:p w:rsidR="00000000" w:rsidDel="00000000" w:rsidP="00000000" w:rsidRDefault="00000000" w:rsidRPr="00000000" w14:paraId="000002EF">
      <w:pPr>
        <w:pStyle w:val="Heading3"/>
        <w:rPr/>
      </w:pPr>
      <w:bookmarkStart w:colFirst="0" w:colLast="0" w:name="_2t4tp2f0u7e" w:id="64"/>
      <w:bookmarkEnd w:id="64"/>
      <w:r w:rsidDel="00000000" w:rsidR="00000000" w:rsidRPr="00000000">
        <w:rPr>
          <w:rtl w:val="0"/>
        </w:rPr>
        <w:t xml:space="preserve">Fundamental rule for addition or product in probability calculation:</w:t>
      </w:r>
    </w:p>
    <w:p w:rsidR="00000000" w:rsidDel="00000000" w:rsidP="00000000" w:rsidRDefault="00000000" w:rsidRPr="00000000" w14:paraId="000002F0">
      <w:pPr>
        <w:spacing w:line="276" w:lineRule="auto"/>
        <w:rPr/>
      </w:pPr>
      <w:r w:rsidDel="00000000" w:rsidR="00000000" w:rsidRPr="00000000">
        <w:rPr>
          <w:rtl w:val="0"/>
        </w:rPr>
      </w:r>
    </w:p>
    <w:p w:rsidR="00000000" w:rsidDel="00000000" w:rsidP="00000000" w:rsidRDefault="00000000" w:rsidRPr="00000000" w14:paraId="000002F1">
      <w:pPr>
        <w:spacing w:line="276" w:lineRule="auto"/>
        <w:rPr/>
      </w:pPr>
      <w:r w:rsidDel="00000000" w:rsidR="00000000" w:rsidRPr="00000000">
        <w:rPr>
          <w:rtl w:val="0"/>
        </w:rPr>
        <w:t xml:space="preserve">Given two </w:t>
      </w:r>
      <w:r w:rsidDel="00000000" w:rsidR="00000000" w:rsidRPr="00000000">
        <w:rPr>
          <w:b w:val="1"/>
          <w:rtl w:val="0"/>
        </w:rPr>
        <w:t xml:space="preserve">independent</w:t>
      </w:r>
      <w:r w:rsidDel="00000000" w:rsidR="00000000" w:rsidRPr="00000000">
        <w:rPr>
          <w:rtl w:val="0"/>
        </w:rPr>
        <w:t xml:space="preserve"> events, the probability of them </w:t>
      </w:r>
      <w:r w:rsidDel="00000000" w:rsidR="00000000" w:rsidRPr="00000000">
        <w:rPr>
          <w:b w:val="1"/>
          <w:rtl w:val="0"/>
        </w:rPr>
        <w:t xml:space="preserve">occurring both</w:t>
      </w:r>
      <w:r w:rsidDel="00000000" w:rsidR="00000000" w:rsidRPr="00000000">
        <w:rPr>
          <w:rtl w:val="0"/>
        </w:rPr>
        <w:t xml:space="preserve"> is given by the </w:t>
      </w:r>
      <w:r w:rsidDel="00000000" w:rsidR="00000000" w:rsidRPr="00000000">
        <w:rPr>
          <w:b w:val="1"/>
          <w:rtl w:val="0"/>
        </w:rPr>
        <w:t xml:space="preserve">product</w:t>
      </w:r>
      <w:r w:rsidDel="00000000" w:rsidR="00000000" w:rsidRPr="00000000">
        <w:rPr>
          <w:rtl w:val="0"/>
        </w:rPr>
        <w:t xml:space="preserve"> of the individual probabilities.</w:t>
      </w:r>
    </w:p>
    <w:p w:rsidR="00000000" w:rsidDel="00000000" w:rsidP="00000000" w:rsidRDefault="00000000" w:rsidRPr="00000000" w14:paraId="000002F2">
      <w:pPr>
        <w:spacing w:line="276" w:lineRule="auto"/>
        <w:rPr/>
      </w:pPr>
      <w:r w:rsidDel="00000000" w:rsidR="00000000" w:rsidRPr="00000000">
        <w:rPr>
          <w:rtl w:val="0"/>
        </w:rPr>
      </w:r>
    </w:p>
    <w:p w:rsidR="00000000" w:rsidDel="00000000" w:rsidP="00000000" w:rsidRDefault="00000000" w:rsidRPr="00000000" w14:paraId="000002F3">
      <w:pPr>
        <w:spacing w:line="276" w:lineRule="auto"/>
        <w:rPr/>
      </w:pPr>
      <w:r w:rsidDel="00000000" w:rsidR="00000000" w:rsidRPr="00000000">
        <w:rPr>
          <w:rtl w:val="0"/>
        </w:rPr>
        <w:t xml:space="preserve">Example: having a head out of two coin flips.</w:t>
      </w:r>
    </w:p>
    <w:p w:rsidR="00000000" w:rsidDel="00000000" w:rsidP="00000000" w:rsidRDefault="00000000" w:rsidRPr="00000000" w14:paraId="000002F4">
      <w:pPr>
        <w:spacing w:line="276" w:lineRule="auto"/>
        <w:rPr/>
      </w:pPr>
      <w:r w:rsidDel="00000000" w:rsidR="00000000" w:rsidRPr="00000000">
        <w:rPr>
          <w:rtl w:val="0"/>
        </w:rPr>
      </w:r>
    </w:p>
    <w:p w:rsidR="00000000" w:rsidDel="00000000" w:rsidP="00000000" w:rsidRDefault="00000000" w:rsidRPr="00000000" w14:paraId="000002F5">
      <w:pPr>
        <w:spacing w:line="276" w:lineRule="auto"/>
        <w:rPr/>
      </w:pPr>
      <w:r w:rsidDel="00000000" w:rsidR="00000000" w:rsidRPr="00000000">
        <w:rPr>
          <w:rtl w:val="0"/>
        </w:rPr>
        <w:t xml:space="preserve">The probability of two or more</w:t>
      </w:r>
      <w:r w:rsidDel="00000000" w:rsidR="00000000" w:rsidRPr="00000000">
        <w:rPr>
          <w:b w:val="1"/>
          <w:rtl w:val="0"/>
        </w:rPr>
        <w:t xml:space="preserve"> alternative</w:t>
      </w:r>
      <w:r w:rsidDel="00000000" w:rsidR="00000000" w:rsidRPr="00000000">
        <w:rPr>
          <w:rtl w:val="0"/>
        </w:rPr>
        <w:t xml:space="preserve"> events occurring is equal to the sum of the individual probabilities.</w:t>
      </w:r>
    </w:p>
    <w:p w:rsidR="00000000" w:rsidDel="00000000" w:rsidP="00000000" w:rsidRDefault="00000000" w:rsidRPr="00000000" w14:paraId="000002F6">
      <w:pPr>
        <w:spacing w:line="276" w:lineRule="auto"/>
        <w:rPr/>
      </w:pPr>
      <w:r w:rsidDel="00000000" w:rsidR="00000000" w:rsidRPr="00000000">
        <w:rPr>
          <w:rtl w:val="0"/>
        </w:rPr>
      </w:r>
    </w:p>
    <w:p w:rsidR="00000000" w:rsidDel="00000000" w:rsidP="00000000" w:rsidRDefault="00000000" w:rsidRPr="00000000" w14:paraId="000002F7">
      <w:pPr>
        <w:spacing w:line="276" w:lineRule="auto"/>
        <w:rPr/>
      </w:pPr>
      <w:r w:rsidDel="00000000" w:rsidR="00000000" w:rsidRPr="00000000">
        <w:rPr>
          <w:rtl w:val="0"/>
        </w:rPr>
        <w:t xml:space="preserve">Example: having 1 or 2 out of a dice roll.</w:t>
      </w:r>
    </w:p>
    <w:p w:rsidR="00000000" w:rsidDel="00000000" w:rsidP="00000000" w:rsidRDefault="00000000" w:rsidRPr="00000000" w14:paraId="000002F8">
      <w:pPr>
        <w:pStyle w:val="Heading3"/>
        <w:spacing w:line="276" w:lineRule="auto"/>
        <w:rPr/>
      </w:pPr>
      <w:bookmarkStart w:colFirst="0" w:colLast="0" w:name="_dvxfzw4qavua" w:id="65"/>
      <w:bookmarkEnd w:id="65"/>
      <w:r w:rsidDel="00000000" w:rsidR="00000000" w:rsidRPr="00000000">
        <w:rPr>
          <w:rtl w:val="0"/>
        </w:rPr>
        <w:t xml:space="preserve">Conditional probability for Independent and Dependent events</w:t>
      </w:r>
    </w:p>
    <w:p w:rsidR="00000000" w:rsidDel="00000000" w:rsidP="00000000" w:rsidRDefault="00000000" w:rsidRPr="00000000" w14:paraId="000002F9">
      <w:pPr>
        <w:widowControl w:val="0"/>
        <w:spacing w:line="276" w:lineRule="auto"/>
        <w:rPr>
          <w:b w:val="1"/>
        </w:rPr>
      </w:pPr>
      <w:r w:rsidDel="00000000" w:rsidR="00000000" w:rsidRPr="00000000">
        <w:rPr>
          <w:rtl w:val="0"/>
        </w:rPr>
      </w:r>
    </w:p>
    <w:p w:rsidR="00000000" w:rsidDel="00000000" w:rsidP="00000000" w:rsidRDefault="00000000" w:rsidRPr="00000000" w14:paraId="000002FA">
      <w:pPr>
        <w:widowControl w:val="0"/>
        <w:spacing w:line="276" w:lineRule="auto"/>
        <w:rPr>
          <w:b w:val="1"/>
        </w:rPr>
      </w:pPr>
      <w:r w:rsidDel="00000000" w:rsidR="00000000" w:rsidRPr="00000000">
        <w:rPr>
          <w:b w:val="1"/>
          <w:rtl w:val="0"/>
        </w:rPr>
        <w:t xml:space="preserve">Independent event probability</w:t>
      </w:r>
    </w:p>
    <w:p w:rsidR="00000000" w:rsidDel="00000000" w:rsidP="00000000" w:rsidRDefault="00000000" w:rsidRPr="00000000" w14:paraId="000002FB">
      <w:pPr>
        <w:widowControl w:val="0"/>
        <w:spacing w:line="276" w:lineRule="auto"/>
        <w:rPr/>
      </w:pPr>
      <w:r w:rsidDel="00000000" w:rsidR="00000000" w:rsidRPr="00000000">
        <w:rPr>
          <w:rtl w:val="0"/>
        </w:rPr>
        <w:t xml:space="preserve">The probability of A and B happening.</w:t>
      </w:r>
    </w:p>
    <w:p w:rsidR="00000000" w:rsidDel="00000000" w:rsidP="00000000" w:rsidRDefault="00000000" w:rsidRPr="00000000" w14:paraId="000002FC">
      <w:pPr>
        <w:widowControl w:val="0"/>
        <w:spacing w:line="276" w:lineRule="auto"/>
        <w:rPr/>
      </w:pPr>
      <w:r w:rsidDel="00000000" w:rsidR="00000000" w:rsidRPr="00000000">
        <w:rPr>
          <w:rtl w:val="0"/>
        </w:rPr>
      </w:r>
    </w:p>
    <w:p w:rsidR="00000000" w:rsidDel="00000000" w:rsidP="00000000" w:rsidRDefault="00000000" w:rsidRPr="00000000" w14:paraId="000002FD">
      <w:pPr>
        <w:widowControl w:val="0"/>
        <w:spacing w:line="276" w:lineRule="auto"/>
        <w:rPr/>
      </w:pPr>
      <w:r w:rsidDel="00000000" w:rsidR="00000000" w:rsidRPr="00000000">
        <w:rPr>
          <w:rtl w:val="0"/>
        </w:rPr>
        <w:t xml:space="preserve">P(A </w:t>
      </w:r>
      <m:oMath>
        <m:r>
          <m:t>∩</m:t>
        </m:r>
      </m:oMath>
      <w:r w:rsidDel="00000000" w:rsidR="00000000" w:rsidRPr="00000000">
        <w:rPr>
          <w:rtl w:val="0"/>
        </w:rPr>
        <w:t xml:space="preserve"> B) = P(A) * P(B)</w:t>
      </w:r>
    </w:p>
    <w:p w:rsidR="00000000" w:rsidDel="00000000" w:rsidP="00000000" w:rsidRDefault="00000000" w:rsidRPr="00000000" w14:paraId="000002FE">
      <w:pPr>
        <w:widowControl w:val="0"/>
        <w:spacing w:line="276" w:lineRule="auto"/>
        <w:rPr/>
      </w:pPr>
      <w:r w:rsidDel="00000000" w:rsidR="00000000" w:rsidRPr="00000000">
        <w:rPr>
          <w:rtl w:val="0"/>
        </w:rPr>
      </w:r>
    </w:p>
    <w:p w:rsidR="00000000" w:rsidDel="00000000" w:rsidP="00000000" w:rsidRDefault="00000000" w:rsidRPr="00000000" w14:paraId="000002FF">
      <w:pPr>
        <w:widowControl w:val="0"/>
        <w:spacing w:line="276" w:lineRule="auto"/>
        <w:rPr/>
      </w:pPr>
      <w:r w:rsidDel="00000000" w:rsidR="00000000" w:rsidRPr="00000000">
        <w:rPr>
          <w:rtl w:val="0"/>
        </w:rPr>
        <w:t xml:space="preserve">Tossing two coins A and B, what is the probability of having two head values?</w:t>
      </w:r>
    </w:p>
    <w:p w:rsidR="00000000" w:rsidDel="00000000" w:rsidP="00000000" w:rsidRDefault="00000000" w:rsidRPr="00000000" w14:paraId="00000300">
      <w:pPr>
        <w:widowControl w:val="0"/>
        <w:spacing w:line="276" w:lineRule="auto"/>
        <w:rPr/>
      </w:pPr>
      <w:r w:rsidDel="00000000" w:rsidR="00000000" w:rsidRPr="00000000">
        <w:rPr>
          <w:rtl w:val="0"/>
        </w:rPr>
        <w:t xml:space="preserve">Coins are independent each other, so:</w:t>
      </w:r>
    </w:p>
    <w:p w:rsidR="00000000" w:rsidDel="00000000" w:rsidP="00000000" w:rsidRDefault="00000000" w:rsidRPr="00000000" w14:paraId="00000301">
      <w:pPr>
        <w:widowControl w:val="0"/>
        <w:spacing w:line="276" w:lineRule="auto"/>
        <w:rPr/>
      </w:pPr>
      <w:r w:rsidDel="00000000" w:rsidR="00000000" w:rsidRPr="00000000">
        <w:rPr>
          <w:rtl w:val="0"/>
        </w:rPr>
      </w:r>
    </w:p>
    <w:p w:rsidR="00000000" w:rsidDel="00000000" w:rsidP="00000000" w:rsidRDefault="00000000" w:rsidRPr="00000000" w14:paraId="00000302">
      <w:pPr>
        <w:widowControl w:val="0"/>
        <w:spacing w:line="276" w:lineRule="auto"/>
        <w:rPr/>
      </w:pPr>
      <w:r w:rsidDel="00000000" w:rsidR="00000000" w:rsidRPr="00000000">
        <w:rPr>
          <w:rtl w:val="0"/>
        </w:rPr>
        <w:t xml:space="preserve">P(A </w:t>
      </w:r>
      <m:oMath>
        <m:r>
          <m:t>∩</m:t>
        </m:r>
      </m:oMath>
      <w:r w:rsidDel="00000000" w:rsidR="00000000" w:rsidRPr="00000000">
        <w:rPr>
          <w:rtl w:val="0"/>
        </w:rPr>
        <w:t xml:space="preserve"> B) = 1 / 2 * 1 / 2 = 1 / 4 </w:t>
      </w:r>
    </w:p>
    <w:p w:rsidR="00000000" w:rsidDel="00000000" w:rsidP="00000000" w:rsidRDefault="00000000" w:rsidRPr="00000000" w14:paraId="00000303">
      <w:pPr>
        <w:widowControl w:val="0"/>
        <w:spacing w:line="276" w:lineRule="auto"/>
        <w:rPr/>
      </w:pPr>
      <w:r w:rsidDel="00000000" w:rsidR="00000000" w:rsidRPr="00000000">
        <w:rPr>
          <w:rtl w:val="0"/>
        </w:rPr>
      </w:r>
    </w:p>
    <w:p w:rsidR="00000000" w:rsidDel="00000000" w:rsidP="00000000" w:rsidRDefault="00000000" w:rsidRPr="00000000" w14:paraId="00000304">
      <w:pPr>
        <w:widowControl w:val="0"/>
        <w:spacing w:line="276" w:lineRule="auto"/>
        <w:rPr/>
      </w:pPr>
      <w:r w:rsidDel="00000000" w:rsidR="00000000" w:rsidRPr="00000000">
        <w:rPr>
          <w:rtl w:val="0"/>
        </w:rPr>
        <w:t xml:space="preserve">Defective rate in a production line is 2%. What is the probability of having 3 defective products in a row?</w:t>
      </w:r>
    </w:p>
    <w:p w:rsidR="00000000" w:rsidDel="00000000" w:rsidP="00000000" w:rsidRDefault="00000000" w:rsidRPr="00000000" w14:paraId="00000305">
      <w:pPr>
        <w:widowControl w:val="0"/>
        <w:spacing w:line="276" w:lineRule="auto"/>
        <w:rPr/>
      </w:pPr>
      <w:r w:rsidDel="00000000" w:rsidR="00000000" w:rsidRPr="00000000">
        <w:rPr>
          <w:rtl w:val="0"/>
        </w:rPr>
      </w:r>
    </w:p>
    <w:p w:rsidR="00000000" w:rsidDel="00000000" w:rsidP="00000000" w:rsidRDefault="00000000" w:rsidRPr="00000000" w14:paraId="00000306">
      <w:pPr>
        <w:widowControl w:val="0"/>
        <w:spacing w:line="276" w:lineRule="auto"/>
        <w:rPr/>
      </w:pPr>
      <w:r w:rsidDel="00000000" w:rsidR="00000000" w:rsidRPr="00000000">
        <w:rPr>
          <w:rtl w:val="0"/>
        </w:rPr>
        <w:t xml:space="preserve">P(A </w:t>
      </w:r>
      <m:oMath>
        <m:r>
          <m:t>∩</m:t>
        </m:r>
      </m:oMath>
      <w:r w:rsidDel="00000000" w:rsidR="00000000" w:rsidRPr="00000000">
        <w:rPr>
          <w:rtl w:val="0"/>
        </w:rPr>
        <w:t xml:space="preserve"> B </w:t>
      </w:r>
      <m:oMath>
        <m:r>
          <m:t>∩</m:t>
        </m:r>
      </m:oMath>
      <w:r w:rsidDel="00000000" w:rsidR="00000000" w:rsidRPr="00000000">
        <w:rPr>
          <w:rtl w:val="0"/>
        </w:rPr>
        <w:t xml:space="preserve"> C) = 2 / 100 * 2 / 100 * 2 / 100 = 8 / 100^3 = 1 / 125’000</w:t>
      </w:r>
    </w:p>
    <w:p w:rsidR="00000000" w:rsidDel="00000000" w:rsidP="00000000" w:rsidRDefault="00000000" w:rsidRPr="00000000" w14:paraId="00000307">
      <w:pPr>
        <w:widowControl w:val="0"/>
        <w:spacing w:line="276" w:lineRule="auto"/>
        <w:rPr/>
      </w:pPr>
      <w:r w:rsidDel="00000000" w:rsidR="00000000" w:rsidRPr="00000000">
        <w:rPr>
          <w:rtl w:val="0"/>
        </w:rPr>
      </w:r>
    </w:p>
    <w:p w:rsidR="00000000" w:rsidDel="00000000" w:rsidP="00000000" w:rsidRDefault="00000000" w:rsidRPr="00000000" w14:paraId="00000308">
      <w:pPr>
        <w:widowControl w:val="0"/>
        <w:spacing w:line="276" w:lineRule="auto"/>
        <w:rPr>
          <w:b w:val="1"/>
        </w:rPr>
      </w:pPr>
      <w:r w:rsidDel="00000000" w:rsidR="00000000" w:rsidRPr="00000000">
        <w:rPr>
          <w:b w:val="1"/>
          <w:rtl w:val="0"/>
        </w:rPr>
        <w:t xml:space="preserve">Dependent event probability</w:t>
      </w:r>
    </w:p>
    <w:p w:rsidR="00000000" w:rsidDel="00000000" w:rsidP="00000000" w:rsidRDefault="00000000" w:rsidRPr="00000000" w14:paraId="00000309">
      <w:pPr>
        <w:widowControl w:val="0"/>
        <w:spacing w:line="276" w:lineRule="auto"/>
        <w:rPr/>
      </w:pPr>
      <w:r w:rsidDel="00000000" w:rsidR="00000000" w:rsidRPr="00000000">
        <w:rPr>
          <w:rtl w:val="0"/>
        </w:rPr>
      </w:r>
    </w:p>
    <w:p w:rsidR="00000000" w:rsidDel="00000000" w:rsidP="00000000" w:rsidRDefault="00000000" w:rsidRPr="00000000" w14:paraId="0000030A">
      <w:pPr>
        <w:widowControl w:val="0"/>
        <w:spacing w:line="276" w:lineRule="auto"/>
        <w:rPr/>
      </w:pPr>
      <w:r w:rsidDel="00000000" w:rsidR="00000000" w:rsidRPr="00000000">
        <w:rPr>
          <w:rtl w:val="0"/>
        </w:rPr>
        <w:t xml:space="preserve">The probability of A and B, given that A has already occurred.</w:t>
      </w:r>
    </w:p>
    <w:p w:rsidR="00000000" w:rsidDel="00000000" w:rsidP="00000000" w:rsidRDefault="00000000" w:rsidRPr="00000000" w14:paraId="0000030B">
      <w:pPr>
        <w:widowControl w:val="0"/>
        <w:spacing w:line="276" w:lineRule="auto"/>
        <w:rPr/>
      </w:pPr>
      <w:r w:rsidDel="00000000" w:rsidR="00000000" w:rsidRPr="00000000">
        <w:rPr>
          <w:rtl w:val="0"/>
        </w:rPr>
      </w:r>
    </w:p>
    <w:p w:rsidR="00000000" w:rsidDel="00000000" w:rsidP="00000000" w:rsidRDefault="00000000" w:rsidRPr="00000000" w14:paraId="0000030C">
      <w:pPr>
        <w:widowControl w:val="0"/>
        <w:spacing w:line="276" w:lineRule="auto"/>
        <w:rPr/>
      </w:pPr>
      <w:r w:rsidDel="00000000" w:rsidR="00000000" w:rsidRPr="00000000">
        <w:rPr>
          <w:rtl w:val="0"/>
        </w:rPr>
        <w:t xml:space="preserve">P(A </w:t>
      </w:r>
      <m:oMath>
        <m:r>
          <m:t>∩</m:t>
        </m:r>
      </m:oMath>
      <w:r w:rsidDel="00000000" w:rsidR="00000000" w:rsidRPr="00000000">
        <w:rPr>
          <w:rtl w:val="0"/>
        </w:rPr>
        <w:t xml:space="preserve"> B) = P(A) * P(B | A)</w:t>
      </w:r>
    </w:p>
    <w:p w:rsidR="00000000" w:rsidDel="00000000" w:rsidP="00000000" w:rsidRDefault="00000000" w:rsidRPr="00000000" w14:paraId="0000030D">
      <w:pPr>
        <w:widowControl w:val="0"/>
        <w:spacing w:line="276" w:lineRule="auto"/>
        <w:rPr/>
      </w:pPr>
      <w:r w:rsidDel="00000000" w:rsidR="00000000" w:rsidRPr="00000000">
        <w:rPr>
          <w:rtl w:val="0"/>
        </w:rPr>
      </w:r>
    </w:p>
    <w:p w:rsidR="00000000" w:rsidDel="00000000" w:rsidP="00000000" w:rsidRDefault="00000000" w:rsidRPr="00000000" w14:paraId="0000030E">
      <w:pPr>
        <w:widowControl w:val="0"/>
        <w:spacing w:line="276" w:lineRule="auto"/>
        <w:rPr/>
      </w:pPr>
      <w:r w:rsidDel="00000000" w:rsidR="00000000" w:rsidRPr="00000000">
        <w:rPr>
          <w:rtl w:val="0"/>
        </w:rPr>
        <w:t xml:space="preserve">What’s the probability of drafting two Kings in a row from a standard deck of cards?</w:t>
      </w:r>
    </w:p>
    <w:p w:rsidR="00000000" w:rsidDel="00000000" w:rsidP="00000000" w:rsidRDefault="00000000" w:rsidRPr="00000000" w14:paraId="0000030F">
      <w:pPr>
        <w:widowControl w:val="0"/>
        <w:spacing w:line="276" w:lineRule="auto"/>
        <w:rPr/>
      </w:pPr>
      <w:r w:rsidDel="00000000" w:rsidR="00000000" w:rsidRPr="00000000">
        <w:rPr>
          <w:rtl w:val="0"/>
        </w:rPr>
      </w:r>
    </w:p>
    <w:p w:rsidR="00000000" w:rsidDel="00000000" w:rsidP="00000000" w:rsidRDefault="00000000" w:rsidRPr="00000000" w14:paraId="00000310">
      <w:pPr>
        <w:widowControl w:val="0"/>
        <w:spacing w:line="276" w:lineRule="auto"/>
        <w:rPr/>
      </w:pPr>
      <w:r w:rsidDel="00000000" w:rsidR="00000000" w:rsidRPr="00000000">
        <w:rPr>
          <w:rtl w:val="0"/>
        </w:rPr>
        <w:t xml:space="preserve">P(A </w:t>
      </w:r>
      <m:oMath>
        <m:r>
          <m:t>∩</m:t>
        </m:r>
      </m:oMath>
      <w:r w:rsidDel="00000000" w:rsidR="00000000" w:rsidRPr="00000000">
        <w:rPr>
          <w:rtl w:val="0"/>
        </w:rPr>
        <w:t xml:space="preserve"> B) = 4 / 52 * 3 / 51  = 1 / 13 * 1 / 17 = 1 / 221 </w:t>
      </w:r>
    </w:p>
    <w:p w:rsidR="00000000" w:rsidDel="00000000" w:rsidP="00000000" w:rsidRDefault="00000000" w:rsidRPr="00000000" w14:paraId="00000311">
      <w:pPr>
        <w:widowControl w:val="0"/>
        <w:spacing w:line="276" w:lineRule="auto"/>
        <w:rPr/>
      </w:pPr>
      <w:r w:rsidDel="00000000" w:rsidR="00000000" w:rsidRPr="00000000">
        <w:rPr>
          <w:rtl w:val="0"/>
        </w:rPr>
      </w:r>
    </w:p>
    <w:p w:rsidR="00000000" w:rsidDel="00000000" w:rsidP="00000000" w:rsidRDefault="00000000" w:rsidRPr="00000000" w14:paraId="00000312">
      <w:pPr>
        <w:widowControl w:val="0"/>
        <w:spacing w:line="276" w:lineRule="auto"/>
        <w:rPr>
          <w:b w:val="1"/>
        </w:rPr>
      </w:pPr>
      <w:r w:rsidDel="00000000" w:rsidR="00000000" w:rsidRPr="00000000">
        <w:rPr>
          <w:b w:val="1"/>
          <w:rtl w:val="0"/>
        </w:rPr>
        <w:t xml:space="preserve">Reminder</w:t>
      </w:r>
    </w:p>
    <w:p w:rsidR="00000000" w:rsidDel="00000000" w:rsidP="00000000" w:rsidRDefault="00000000" w:rsidRPr="00000000" w14:paraId="00000313">
      <w:pPr>
        <w:widowControl w:val="0"/>
        <w:spacing w:line="276" w:lineRule="auto"/>
        <w:rPr>
          <w:b w:val="1"/>
        </w:rPr>
      </w:pPr>
      <w:r w:rsidDel="00000000" w:rsidR="00000000" w:rsidRPr="00000000">
        <w:rPr>
          <w:rtl w:val="0"/>
        </w:rPr>
      </w:r>
    </w:p>
    <w:p w:rsidR="00000000" w:rsidDel="00000000" w:rsidP="00000000" w:rsidRDefault="00000000" w:rsidRPr="00000000" w14:paraId="00000314">
      <w:pPr>
        <w:widowControl w:val="0"/>
        <w:spacing w:line="276" w:lineRule="auto"/>
        <w:rPr/>
      </w:pPr>
      <w:r w:rsidDel="00000000" w:rsidR="00000000" w:rsidRPr="00000000">
        <w:rPr>
          <w:rtl w:val="0"/>
        </w:rPr>
        <w:t xml:space="preserve">If P(B) = P(B | A) then the events must be independent.</w:t>
      </w:r>
    </w:p>
    <w:p w:rsidR="00000000" w:rsidDel="00000000" w:rsidP="00000000" w:rsidRDefault="00000000" w:rsidRPr="00000000" w14:paraId="00000315">
      <w:pPr>
        <w:widowControl w:val="0"/>
        <w:spacing w:line="276" w:lineRule="auto"/>
        <w:rPr/>
      </w:pPr>
      <w:r w:rsidDel="00000000" w:rsidR="00000000" w:rsidRPr="00000000">
        <w:rPr>
          <w:rtl w:val="0"/>
        </w:rPr>
      </w:r>
    </w:p>
    <w:p w:rsidR="00000000" w:rsidDel="00000000" w:rsidP="00000000" w:rsidRDefault="00000000" w:rsidRPr="00000000" w14:paraId="00000316">
      <w:pPr>
        <w:pStyle w:val="Heading2"/>
        <w:widowControl w:val="0"/>
        <w:spacing w:line="276" w:lineRule="auto"/>
        <w:rPr/>
      </w:pPr>
      <w:bookmarkStart w:colFirst="0" w:colLast="0" w:name="_wjy1j1qnlgyj" w:id="66"/>
      <w:bookmarkEnd w:id="66"/>
      <w:r w:rsidDel="00000000" w:rsidR="00000000" w:rsidRPr="00000000">
        <w:rPr>
          <w:rtl w:val="0"/>
        </w:rPr>
        <w:t xml:space="preserve">Bayes Theorem</w:t>
      </w:r>
    </w:p>
    <w:p w:rsidR="00000000" w:rsidDel="00000000" w:rsidP="00000000" w:rsidRDefault="00000000" w:rsidRPr="00000000" w14:paraId="00000317">
      <w:pPr>
        <w:widowControl w:val="0"/>
        <w:spacing w:line="276" w:lineRule="auto"/>
        <w:rPr/>
      </w:pPr>
      <w:r w:rsidDel="00000000" w:rsidR="00000000" w:rsidRPr="00000000">
        <w:rPr>
          <w:rtl w:val="0"/>
        </w:rPr>
      </w:r>
    </w:p>
    <w:p w:rsidR="00000000" w:rsidDel="00000000" w:rsidP="00000000" w:rsidRDefault="00000000" w:rsidRPr="00000000" w14:paraId="00000318">
      <w:pPr>
        <w:widowControl w:val="0"/>
        <w:spacing w:line="276" w:lineRule="auto"/>
        <w:rPr/>
      </w:pPr>
      <w:r w:rsidDel="00000000" w:rsidR="00000000" w:rsidRPr="00000000">
        <w:rPr>
          <w:rtl w:val="0"/>
        </w:rPr>
        <w:t xml:space="preserve">P(A) is the probability of event A</w:t>
      </w:r>
    </w:p>
    <w:p w:rsidR="00000000" w:rsidDel="00000000" w:rsidP="00000000" w:rsidRDefault="00000000" w:rsidRPr="00000000" w14:paraId="00000319">
      <w:pPr>
        <w:widowControl w:val="0"/>
        <w:spacing w:line="276" w:lineRule="auto"/>
        <w:rPr/>
      </w:pPr>
      <w:r w:rsidDel="00000000" w:rsidR="00000000" w:rsidRPr="00000000">
        <w:rPr>
          <w:rtl w:val="0"/>
        </w:rPr>
        <w:t xml:space="preserve">P(B) is the probability of event B</w:t>
      </w:r>
    </w:p>
    <w:p w:rsidR="00000000" w:rsidDel="00000000" w:rsidP="00000000" w:rsidRDefault="00000000" w:rsidRPr="00000000" w14:paraId="0000031A">
      <w:pPr>
        <w:widowControl w:val="0"/>
        <w:spacing w:line="276" w:lineRule="auto"/>
        <w:rPr/>
      </w:pPr>
      <w:r w:rsidDel="00000000" w:rsidR="00000000" w:rsidRPr="00000000">
        <w:rPr>
          <w:rtl w:val="0"/>
        </w:rPr>
        <w:t xml:space="preserve">P(A | B) is the probability of observing event A if B is true</w:t>
      </w:r>
    </w:p>
    <w:p w:rsidR="00000000" w:rsidDel="00000000" w:rsidP="00000000" w:rsidRDefault="00000000" w:rsidRPr="00000000" w14:paraId="0000031B">
      <w:pPr>
        <w:widowControl w:val="0"/>
        <w:spacing w:line="276" w:lineRule="auto"/>
        <w:rPr/>
      </w:pPr>
      <w:r w:rsidDel="00000000" w:rsidR="00000000" w:rsidRPr="00000000">
        <w:rPr>
          <w:rtl w:val="0"/>
        </w:rPr>
        <w:t xml:space="preserve">P(B | A) is the probability of observing event B if A is true.</w:t>
      </w:r>
    </w:p>
    <w:p w:rsidR="00000000" w:rsidDel="00000000" w:rsidP="00000000" w:rsidRDefault="00000000" w:rsidRPr="00000000" w14:paraId="0000031C">
      <w:pPr>
        <w:widowControl w:val="0"/>
        <w:spacing w:line="276" w:lineRule="auto"/>
        <w:rPr/>
      </w:pPr>
      <w:r w:rsidDel="00000000" w:rsidR="00000000" w:rsidRPr="00000000">
        <w:rPr>
          <w:rtl w:val="0"/>
        </w:rPr>
      </w:r>
    </w:p>
    <w:p w:rsidR="00000000" w:rsidDel="00000000" w:rsidP="00000000" w:rsidRDefault="00000000" w:rsidRPr="00000000" w14:paraId="0000031D">
      <w:pPr>
        <w:widowControl w:val="0"/>
        <w:spacing w:line="276" w:lineRule="auto"/>
        <w:rPr/>
      </w:pPr>
      <w:r w:rsidDel="00000000" w:rsidR="00000000" w:rsidRPr="00000000">
        <w:rPr/>
        <w:drawing>
          <wp:inline distB="114300" distT="114300" distL="114300" distR="114300">
            <wp:extent cx="2806328" cy="738507"/>
            <wp:effectExtent b="0" l="0" r="0" t="0"/>
            <wp:docPr id="29"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2806328" cy="738507"/>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widowControl w:val="0"/>
        <w:spacing w:line="276" w:lineRule="auto"/>
        <w:rPr>
          <w:b w:val="1"/>
        </w:rPr>
      </w:pPr>
      <w:r w:rsidDel="00000000" w:rsidR="00000000" w:rsidRPr="00000000">
        <w:rPr>
          <w:rtl w:val="0"/>
        </w:rPr>
      </w:r>
    </w:p>
    <w:p w:rsidR="00000000" w:rsidDel="00000000" w:rsidP="00000000" w:rsidRDefault="00000000" w:rsidRPr="00000000" w14:paraId="0000031F">
      <w:pPr>
        <w:widowControl w:val="0"/>
        <w:spacing w:line="276" w:lineRule="auto"/>
        <w:rPr>
          <w:b w:val="1"/>
        </w:rPr>
      </w:pPr>
      <w:r w:rsidDel="00000000" w:rsidR="00000000" w:rsidRPr="00000000">
        <w:rPr>
          <w:b w:val="1"/>
          <w:rtl w:val="0"/>
        </w:rPr>
        <w:t xml:space="preserve">Example A)</w:t>
      </w:r>
    </w:p>
    <w:p w:rsidR="00000000" w:rsidDel="00000000" w:rsidP="00000000" w:rsidRDefault="00000000" w:rsidRPr="00000000" w14:paraId="00000320">
      <w:pPr>
        <w:widowControl w:val="0"/>
        <w:spacing w:line="276" w:lineRule="auto"/>
        <w:rPr/>
      </w:pPr>
      <w:r w:rsidDel="00000000" w:rsidR="00000000" w:rsidRPr="00000000">
        <w:rPr>
          <w:rtl w:val="0"/>
        </w:rPr>
        <w:t xml:space="preserve">We have two assembly lines, 1 and 2.</w:t>
      </w:r>
    </w:p>
    <w:p w:rsidR="00000000" w:rsidDel="00000000" w:rsidP="00000000" w:rsidRDefault="00000000" w:rsidRPr="00000000" w14:paraId="00000321">
      <w:pPr>
        <w:widowControl w:val="0"/>
        <w:spacing w:line="276" w:lineRule="auto"/>
        <w:rPr/>
      </w:pPr>
      <w:r w:rsidDel="00000000" w:rsidR="00000000" w:rsidRPr="00000000">
        <w:rPr>
          <w:rtl w:val="0"/>
        </w:rPr>
        <w:t xml:space="preserve">Line 1 has a defective rate of 3%, Line 2 of 1%.</w:t>
      </w:r>
    </w:p>
    <w:p w:rsidR="00000000" w:rsidDel="00000000" w:rsidP="00000000" w:rsidRDefault="00000000" w:rsidRPr="00000000" w14:paraId="00000322">
      <w:pPr>
        <w:widowControl w:val="0"/>
        <w:spacing w:line="276" w:lineRule="auto"/>
        <w:rPr/>
      </w:pPr>
      <w:r w:rsidDel="00000000" w:rsidR="00000000" w:rsidRPr="00000000">
        <w:rPr>
          <w:rtl w:val="0"/>
        </w:rPr>
        <w:t xml:space="preserve">Given a defective part, what is the probability that it came from line 1?</w:t>
      </w:r>
    </w:p>
    <w:p w:rsidR="00000000" w:rsidDel="00000000" w:rsidP="00000000" w:rsidRDefault="00000000" w:rsidRPr="00000000" w14:paraId="00000323">
      <w:pPr>
        <w:widowControl w:val="0"/>
        <w:spacing w:line="276" w:lineRule="auto"/>
        <w:rPr/>
      </w:pPr>
      <w:r w:rsidDel="00000000" w:rsidR="00000000" w:rsidRPr="00000000">
        <w:rPr>
          <w:rtl w:val="0"/>
        </w:rPr>
      </w:r>
    </w:p>
    <w:p w:rsidR="00000000" w:rsidDel="00000000" w:rsidP="00000000" w:rsidRDefault="00000000" w:rsidRPr="00000000" w14:paraId="00000324">
      <w:pPr>
        <w:widowControl w:val="0"/>
        <w:spacing w:line="276" w:lineRule="auto"/>
        <w:rPr/>
      </w:pPr>
      <w:r w:rsidDel="00000000" w:rsidR="00000000" w:rsidRPr="00000000">
        <w:rPr>
          <w:rtl w:val="0"/>
        </w:rPr>
        <w:t xml:space="preserve">Let’s understand our variables first.</w:t>
        <w:br w:type="textWrapping"/>
        <w:t xml:space="preserve">Let’s call:</w:t>
      </w:r>
    </w:p>
    <w:p w:rsidR="00000000" w:rsidDel="00000000" w:rsidP="00000000" w:rsidRDefault="00000000" w:rsidRPr="00000000" w14:paraId="00000325">
      <w:pPr>
        <w:widowControl w:val="0"/>
        <w:spacing w:line="276" w:lineRule="auto"/>
        <w:rPr/>
      </w:pPr>
      <w:r w:rsidDel="00000000" w:rsidR="00000000" w:rsidRPr="00000000">
        <w:rPr>
          <w:rtl w:val="0"/>
        </w:rPr>
      </w:r>
    </w:p>
    <w:p w:rsidR="00000000" w:rsidDel="00000000" w:rsidP="00000000" w:rsidRDefault="00000000" w:rsidRPr="00000000" w14:paraId="00000326">
      <w:pPr>
        <w:widowControl w:val="0"/>
        <w:spacing w:line="276" w:lineRule="auto"/>
        <w:rPr/>
      </w:pPr>
      <w:r w:rsidDel="00000000" w:rsidR="00000000" w:rsidRPr="00000000">
        <w:rPr>
          <w:rtl w:val="0"/>
        </w:rPr>
        <w:t xml:space="preserve">P(B) the probability of a product being defective.</w:t>
      </w:r>
    </w:p>
    <w:p w:rsidR="00000000" w:rsidDel="00000000" w:rsidP="00000000" w:rsidRDefault="00000000" w:rsidRPr="00000000" w14:paraId="00000327">
      <w:pPr>
        <w:widowControl w:val="0"/>
        <w:spacing w:line="276" w:lineRule="auto"/>
        <w:rPr/>
      </w:pPr>
      <w:r w:rsidDel="00000000" w:rsidR="00000000" w:rsidRPr="00000000">
        <w:rPr>
          <w:rtl w:val="0"/>
        </w:rPr>
        <w:t xml:space="preserve">P(A) the probability of a product coming from line 1.</w:t>
      </w:r>
    </w:p>
    <w:p w:rsidR="00000000" w:rsidDel="00000000" w:rsidP="00000000" w:rsidRDefault="00000000" w:rsidRPr="00000000" w14:paraId="00000328">
      <w:pPr>
        <w:widowControl w:val="0"/>
        <w:spacing w:line="276" w:lineRule="auto"/>
        <w:rPr/>
      </w:pPr>
      <w:r w:rsidDel="00000000" w:rsidR="00000000" w:rsidRPr="00000000">
        <w:rPr>
          <w:rtl w:val="0"/>
        </w:rPr>
      </w:r>
    </w:p>
    <w:p w:rsidR="00000000" w:rsidDel="00000000" w:rsidP="00000000" w:rsidRDefault="00000000" w:rsidRPr="00000000" w14:paraId="00000329">
      <w:pPr>
        <w:widowControl w:val="0"/>
        <w:spacing w:line="276" w:lineRule="auto"/>
        <w:rPr/>
      </w:pPr>
      <w:r w:rsidDel="00000000" w:rsidR="00000000" w:rsidRPr="00000000">
        <w:rPr>
          <w:b w:val="1"/>
          <w:rtl w:val="0"/>
        </w:rPr>
        <w:t xml:space="preserve">P(A)</w:t>
      </w:r>
      <w:r w:rsidDel="00000000" w:rsidR="00000000" w:rsidRPr="00000000">
        <w:rPr>
          <w:rtl w:val="0"/>
        </w:rPr>
        <w:t xml:space="preserve"> = 1 / 2 </w:t>
      </w:r>
    </w:p>
    <w:p w:rsidR="00000000" w:rsidDel="00000000" w:rsidP="00000000" w:rsidRDefault="00000000" w:rsidRPr="00000000" w14:paraId="0000032A">
      <w:pPr>
        <w:widowControl w:val="0"/>
        <w:spacing w:line="276" w:lineRule="auto"/>
        <w:rPr/>
      </w:pPr>
      <w:r w:rsidDel="00000000" w:rsidR="00000000" w:rsidRPr="00000000">
        <w:rPr>
          <w:rtl w:val="0"/>
        </w:rPr>
        <w:t xml:space="preserve">(with the available data, we must assume we have a 50% likelihood from two lines). </w:t>
      </w:r>
    </w:p>
    <w:p w:rsidR="00000000" w:rsidDel="00000000" w:rsidP="00000000" w:rsidRDefault="00000000" w:rsidRPr="00000000" w14:paraId="0000032B">
      <w:pPr>
        <w:widowControl w:val="0"/>
        <w:spacing w:line="276" w:lineRule="auto"/>
        <w:rPr/>
      </w:pPr>
      <w:r w:rsidDel="00000000" w:rsidR="00000000" w:rsidRPr="00000000">
        <w:rPr>
          <w:rtl w:val="0"/>
        </w:rPr>
      </w:r>
    </w:p>
    <w:p w:rsidR="00000000" w:rsidDel="00000000" w:rsidP="00000000" w:rsidRDefault="00000000" w:rsidRPr="00000000" w14:paraId="0000032C">
      <w:pPr>
        <w:widowControl w:val="0"/>
        <w:spacing w:line="276" w:lineRule="auto"/>
        <w:rPr/>
      </w:pPr>
      <w:r w:rsidDel="00000000" w:rsidR="00000000" w:rsidRPr="00000000">
        <w:rPr>
          <w:b w:val="1"/>
          <w:rtl w:val="0"/>
        </w:rPr>
        <w:t xml:space="preserve">P(B | A)</w:t>
      </w:r>
      <w:r w:rsidDel="00000000" w:rsidR="00000000" w:rsidRPr="00000000">
        <w:rPr>
          <w:rtl w:val="0"/>
        </w:rPr>
        <w:t xml:space="preserve"> = probability of B(defect) if A(product is coming from line 1) has occurred = 3 / 100 (this is the info provided by the context already).</w:t>
      </w:r>
    </w:p>
    <w:p w:rsidR="00000000" w:rsidDel="00000000" w:rsidP="00000000" w:rsidRDefault="00000000" w:rsidRPr="00000000" w14:paraId="0000032D">
      <w:pPr>
        <w:widowControl w:val="0"/>
        <w:spacing w:line="276" w:lineRule="auto"/>
        <w:rPr/>
      </w:pPr>
      <w:r w:rsidDel="00000000" w:rsidR="00000000" w:rsidRPr="00000000">
        <w:rPr>
          <w:rtl w:val="0"/>
        </w:rPr>
      </w:r>
    </w:p>
    <w:p w:rsidR="00000000" w:rsidDel="00000000" w:rsidP="00000000" w:rsidRDefault="00000000" w:rsidRPr="00000000" w14:paraId="0000032E">
      <w:pPr>
        <w:widowControl w:val="0"/>
        <w:spacing w:line="276" w:lineRule="auto"/>
        <w:rPr/>
      </w:pPr>
      <w:r w:rsidDel="00000000" w:rsidR="00000000" w:rsidRPr="00000000">
        <w:rPr>
          <w:b w:val="1"/>
          <w:rtl w:val="0"/>
        </w:rPr>
        <w:t xml:space="preserve">P(B) </w:t>
      </w:r>
      <w:r w:rsidDel="00000000" w:rsidR="00000000" w:rsidRPr="00000000">
        <w:rPr>
          <w:rtl w:val="0"/>
        </w:rPr>
        <w:t xml:space="preserve">= overall probability of having a defective product = (brackets are only for added clarity) = [(1 / 2) * (3 / 100)] + [(1 / 2) * (1 / 100)] =   3 / 200 + 1/ 200 = 4 / 200 = 1 / 50</w:t>
      </w:r>
    </w:p>
    <w:p w:rsidR="00000000" w:rsidDel="00000000" w:rsidP="00000000" w:rsidRDefault="00000000" w:rsidRPr="00000000" w14:paraId="0000032F">
      <w:pPr>
        <w:widowControl w:val="0"/>
        <w:spacing w:line="276" w:lineRule="auto"/>
        <w:rPr/>
      </w:pPr>
      <w:r w:rsidDel="00000000" w:rsidR="00000000" w:rsidRPr="00000000">
        <w:rPr>
          <w:rtl w:val="0"/>
        </w:rPr>
      </w:r>
    </w:p>
    <w:p w:rsidR="00000000" w:rsidDel="00000000" w:rsidP="00000000" w:rsidRDefault="00000000" w:rsidRPr="00000000" w14:paraId="00000330">
      <w:pPr>
        <w:widowControl w:val="0"/>
        <w:spacing w:line="276" w:lineRule="auto"/>
        <w:rPr/>
      </w:pPr>
      <w:r w:rsidDel="00000000" w:rsidR="00000000" w:rsidRPr="00000000">
        <w:rPr>
          <w:rtl w:val="0"/>
        </w:rPr>
        <w:t xml:space="preserve">Applying Bayes Theorem, then:</w:t>
      </w:r>
    </w:p>
    <w:p w:rsidR="00000000" w:rsidDel="00000000" w:rsidP="00000000" w:rsidRDefault="00000000" w:rsidRPr="00000000" w14:paraId="00000331">
      <w:pPr>
        <w:widowControl w:val="0"/>
        <w:spacing w:line="276" w:lineRule="auto"/>
        <w:rPr/>
      </w:pPr>
      <w:r w:rsidDel="00000000" w:rsidR="00000000" w:rsidRPr="00000000">
        <w:rPr>
          <w:rtl w:val="0"/>
        </w:rPr>
      </w:r>
    </w:p>
    <w:p w:rsidR="00000000" w:rsidDel="00000000" w:rsidP="00000000" w:rsidRDefault="00000000" w:rsidRPr="00000000" w14:paraId="00000332">
      <w:pPr>
        <w:widowControl w:val="0"/>
        <w:spacing w:line="276" w:lineRule="auto"/>
        <w:rPr>
          <w:b w:val="1"/>
        </w:rPr>
      </w:pPr>
      <w:r w:rsidDel="00000000" w:rsidR="00000000" w:rsidRPr="00000000">
        <w:rPr>
          <w:b w:val="1"/>
          <w:rtl w:val="0"/>
        </w:rPr>
        <w:t xml:space="preserve">P(A | B)</w:t>
      </w:r>
      <w:r w:rsidDel="00000000" w:rsidR="00000000" w:rsidRPr="00000000">
        <w:rPr>
          <w:rtl w:val="0"/>
        </w:rPr>
        <w:t xml:space="preserve"> = [(3 / 100) * (1 / 2)] / (1 / 50) = (3 / 200) / (1 / 50) = (3 / 200) * (50 / 1) = 150 / 200 = </w:t>
      </w:r>
      <w:r w:rsidDel="00000000" w:rsidR="00000000" w:rsidRPr="00000000">
        <w:rPr>
          <w:b w:val="1"/>
          <w:rtl w:val="0"/>
        </w:rPr>
        <w:t xml:space="preserve">3 / 4 = 75% </w:t>
      </w:r>
    </w:p>
    <w:p w:rsidR="00000000" w:rsidDel="00000000" w:rsidP="00000000" w:rsidRDefault="00000000" w:rsidRPr="00000000" w14:paraId="00000333">
      <w:pPr>
        <w:widowControl w:val="0"/>
        <w:spacing w:line="276" w:lineRule="auto"/>
        <w:rPr/>
      </w:pPr>
      <w:r w:rsidDel="00000000" w:rsidR="00000000" w:rsidRPr="00000000">
        <w:rPr>
          <w:rtl w:val="0"/>
        </w:rPr>
      </w:r>
    </w:p>
    <w:p w:rsidR="00000000" w:rsidDel="00000000" w:rsidP="00000000" w:rsidRDefault="00000000" w:rsidRPr="00000000" w14:paraId="00000334">
      <w:pPr>
        <w:widowControl w:val="0"/>
        <w:spacing w:line="276" w:lineRule="auto"/>
        <w:rPr>
          <w:b w:val="1"/>
        </w:rPr>
      </w:pPr>
      <w:r w:rsidDel="00000000" w:rsidR="00000000" w:rsidRPr="00000000">
        <w:rPr>
          <w:b w:val="1"/>
          <w:rtl w:val="0"/>
        </w:rPr>
        <w:t xml:space="preserve">Example B)</w:t>
      </w:r>
    </w:p>
    <w:p w:rsidR="00000000" w:rsidDel="00000000" w:rsidP="00000000" w:rsidRDefault="00000000" w:rsidRPr="00000000" w14:paraId="00000335">
      <w:pPr>
        <w:widowControl w:val="0"/>
        <w:spacing w:line="276" w:lineRule="auto"/>
        <w:rPr/>
      </w:pPr>
      <w:r w:rsidDel="00000000" w:rsidR="00000000" w:rsidRPr="00000000">
        <w:rPr>
          <w:rtl w:val="0"/>
        </w:rPr>
        <w:t xml:space="preserve">You’re tested for a disease that occurs 1 out of 1’000 people. </w:t>
      </w:r>
    </w:p>
    <w:p w:rsidR="00000000" w:rsidDel="00000000" w:rsidP="00000000" w:rsidRDefault="00000000" w:rsidRPr="00000000" w14:paraId="00000336">
      <w:pPr>
        <w:widowControl w:val="0"/>
        <w:spacing w:line="276" w:lineRule="auto"/>
        <w:rPr/>
      </w:pPr>
      <w:r w:rsidDel="00000000" w:rsidR="00000000" w:rsidRPr="00000000">
        <w:rPr>
          <w:rtl w:val="0"/>
        </w:rPr>
        <w:t xml:space="preserve">Test accuracy is 99%.</w:t>
      </w:r>
    </w:p>
    <w:p w:rsidR="00000000" w:rsidDel="00000000" w:rsidP="00000000" w:rsidRDefault="00000000" w:rsidRPr="00000000" w14:paraId="00000337">
      <w:pPr>
        <w:widowControl w:val="0"/>
        <w:spacing w:line="276" w:lineRule="auto"/>
        <w:rPr/>
      </w:pPr>
      <w:r w:rsidDel="00000000" w:rsidR="00000000" w:rsidRPr="00000000">
        <w:rPr>
          <w:rtl w:val="0"/>
        </w:rPr>
        <w:t xml:space="preserve">You are tested positive.</w:t>
        <w:br w:type="textWrapping"/>
        <w:t xml:space="preserve">What is the change you actually have the disease?</w:t>
        <w:br w:type="textWrapping"/>
        <w:br w:type="textWrapping"/>
        <w:t xml:space="preserve">Population: 1’000</w:t>
      </w:r>
    </w:p>
    <w:p w:rsidR="00000000" w:rsidDel="00000000" w:rsidP="00000000" w:rsidRDefault="00000000" w:rsidRPr="00000000" w14:paraId="00000338">
      <w:pPr>
        <w:widowControl w:val="0"/>
        <w:spacing w:line="276" w:lineRule="auto"/>
        <w:rPr/>
      </w:pPr>
      <w:r w:rsidDel="00000000" w:rsidR="00000000" w:rsidRPr="00000000">
        <w:rPr>
          <w:rtl w:val="0"/>
        </w:rPr>
        <w:t xml:space="preserve">Incidence: (1/1’000) = 0.001 </w:t>
      </w:r>
    </w:p>
    <w:p w:rsidR="00000000" w:rsidDel="00000000" w:rsidP="00000000" w:rsidRDefault="00000000" w:rsidRPr="00000000" w14:paraId="00000339">
      <w:pPr>
        <w:widowControl w:val="0"/>
        <w:spacing w:line="276" w:lineRule="auto"/>
        <w:rPr/>
      </w:pPr>
      <w:r w:rsidDel="00000000" w:rsidR="00000000" w:rsidRPr="00000000">
        <w:rPr>
          <w:rtl w:val="0"/>
        </w:rPr>
        <w:t xml:space="preserve">Accuracy: 99%</w:t>
      </w:r>
    </w:p>
    <w:p w:rsidR="00000000" w:rsidDel="00000000" w:rsidP="00000000" w:rsidRDefault="00000000" w:rsidRPr="00000000" w14:paraId="0000033A">
      <w:pPr>
        <w:widowControl w:val="0"/>
        <w:spacing w:line="276" w:lineRule="auto"/>
        <w:rPr/>
      </w:pPr>
      <w:r w:rsidDel="00000000" w:rsidR="00000000" w:rsidRPr="00000000">
        <w:rPr>
          <w:rtl w:val="0"/>
        </w:rPr>
        <w:t xml:space="preserve">False positive\negative: (100% - 99%) = 1% </w:t>
      </w:r>
    </w:p>
    <w:p w:rsidR="00000000" w:rsidDel="00000000" w:rsidP="00000000" w:rsidRDefault="00000000" w:rsidRPr="00000000" w14:paraId="0000033B">
      <w:pPr>
        <w:widowControl w:val="0"/>
        <w:spacing w:line="276" w:lineRule="auto"/>
        <w:rPr/>
      </w:pPr>
      <w:r w:rsidDel="00000000" w:rsidR="00000000" w:rsidRPr="00000000">
        <w:rPr>
          <w:rtl w:val="0"/>
        </w:rPr>
      </w:r>
    </w:p>
    <w:p w:rsidR="00000000" w:rsidDel="00000000" w:rsidP="00000000" w:rsidRDefault="00000000" w:rsidRPr="00000000" w14:paraId="0000033C">
      <w:pPr>
        <w:widowControl w:val="0"/>
        <w:spacing w:line="276" w:lineRule="auto"/>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SICK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TESTED 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0.99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9.99 [3]</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TESTED NEG</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0.01 [2]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989.01 [4]</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989.02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w:t>
            </w:r>
          </w:p>
        </w:tc>
      </w:tr>
    </w:tbl>
    <w:p w:rsidR="00000000" w:rsidDel="00000000" w:rsidP="00000000" w:rsidRDefault="00000000" w:rsidRPr="00000000" w14:paraId="0000034D">
      <w:pPr>
        <w:widowControl w:val="0"/>
        <w:spacing w:line="276" w:lineRule="auto"/>
        <w:rPr/>
      </w:pPr>
      <w:r w:rsidDel="00000000" w:rsidR="00000000" w:rsidRPr="00000000">
        <w:rPr>
          <w:rtl w:val="0"/>
        </w:rPr>
      </w:r>
    </w:p>
    <w:p w:rsidR="00000000" w:rsidDel="00000000" w:rsidP="00000000" w:rsidRDefault="00000000" w:rsidRPr="00000000" w14:paraId="0000034E">
      <w:pPr>
        <w:widowControl w:val="0"/>
        <w:spacing w:line="276" w:lineRule="auto"/>
        <w:rPr/>
      </w:pPr>
      <w:r w:rsidDel="00000000" w:rsidR="00000000" w:rsidRPr="00000000">
        <w:rPr>
          <w:rtl w:val="0"/>
        </w:rPr>
        <w:t xml:space="preserve">[1] = 1’000 * 0.001 * 99%</w:t>
      </w:r>
    </w:p>
    <w:p w:rsidR="00000000" w:rsidDel="00000000" w:rsidP="00000000" w:rsidRDefault="00000000" w:rsidRPr="00000000" w14:paraId="0000034F">
      <w:pPr>
        <w:widowControl w:val="0"/>
        <w:spacing w:line="276" w:lineRule="auto"/>
        <w:rPr/>
      </w:pPr>
      <w:r w:rsidDel="00000000" w:rsidR="00000000" w:rsidRPr="00000000">
        <w:rPr>
          <w:rtl w:val="0"/>
        </w:rPr>
        <w:t xml:space="preserve">[2] = 1’000 * 0.001 * 1%</w:t>
      </w:r>
    </w:p>
    <w:p w:rsidR="00000000" w:rsidDel="00000000" w:rsidP="00000000" w:rsidRDefault="00000000" w:rsidRPr="00000000" w14:paraId="00000350">
      <w:pPr>
        <w:widowControl w:val="0"/>
        <w:spacing w:line="276" w:lineRule="auto"/>
        <w:rPr/>
      </w:pPr>
      <w:r w:rsidDel="00000000" w:rsidR="00000000" w:rsidRPr="00000000">
        <w:rPr>
          <w:rtl w:val="0"/>
        </w:rPr>
        <w:t xml:space="preserve">[3] = (1’000 * (1 - 0.001)) * 1%</w:t>
      </w:r>
    </w:p>
    <w:p w:rsidR="00000000" w:rsidDel="00000000" w:rsidP="00000000" w:rsidRDefault="00000000" w:rsidRPr="00000000" w14:paraId="00000351">
      <w:pPr>
        <w:widowControl w:val="0"/>
        <w:spacing w:line="276" w:lineRule="auto"/>
        <w:rPr/>
      </w:pPr>
      <w:r w:rsidDel="00000000" w:rsidR="00000000" w:rsidRPr="00000000">
        <w:rPr>
          <w:rtl w:val="0"/>
        </w:rPr>
        <w:t xml:space="preserve">[4] = (1’000 * (1 - 0.001)) * 99%</w:t>
      </w:r>
    </w:p>
    <w:p w:rsidR="00000000" w:rsidDel="00000000" w:rsidP="00000000" w:rsidRDefault="00000000" w:rsidRPr="00000000" w14:paraId="00000352">
      <w:pPr>
        <w:widowControl w:val="0"/>
        <w:spacing w:line="276" w:lineRule="auto"/>
        <w:rPr/>
      </w:pPr>
      <w:r w:rsidDel="00000000" w:rsidR="00000000" w:rsidRPr="00000000">
        <w:rPr>
          <w:rtl w:val="0"/>
        </w:rPr>
      </w:r>
    </w:p>
    <w:p w:rsidR="00000000" w:rsidDel="00000000" w:rsidP="00000000" w:rsidRDefault="00000000" w:rsidRPr="00000000" w14:paraId="00000353">
      <w:pPr>
        <w:widowControl w:val="0"/>
        <w:spacing w:line="276" w:lineRule="auto"/>
        <w:rPr/>
      </w:pPr>
      <w:r w:rsidDel="00000000" w:rsidR="00000000" w:rsidRPr="00000000">
        <w:rPr>
          <w:rtl w:val="0"/>
        </w:rPr>
        <w:t xml:space="preserve">P(A) = probability of being sick = 0.001</w:t>
        <w:br w:type="textWrapping"/>
        <w:t xml:space="preserve">P(B) = probability of having a positive test = 10.98 / 1’000</w:t>
      </w:r>
    </w:p>
    <w:p w:rsidR="00000000" w:rsidDel="00000000" w:rsidP="00000000" w:rsidRDefault="00000000" w:rsidRPr="00000000" w14:paraId="00000354">
      <w:pPr>
        <w:widowControl w:val="0"/>
        <w:spacing w:line="276" w:lineRule="auto"/>
        <w:rPr/>
      </w:pPr>
      <w:r w:rsidDel="00000000" w:rsidR="00000000" w:rsidRPr="00000000">
        <w:rPr>
          <w:rtl w:val="0"/>
        </w:rPr>
        <w:t xml:space="preserve">P(B|A) = probability of having a positive test being sick = 0.99</w:t>
      </w:r>
    </w:p>
    <w:p w:rsidR="00000000" w:rsidDel="00000000" w:rsidP="00000000" w:rsidRDefault="00000000" w:rsidRPr="00000000" w14:paraId="00000355">
      <w:pPr>
        <w:widowControl w:val="0"/>
        <w:spacing w:line="276" w:lineRule="auto"/>
        <w:rPr/>
      </w:pPr>
      <w:r w:rsidDel="00000000" w:rsidR="00000000" w:rsidRPr="00000000">
        <w:rPr>
          <w:rtl w:val="0"/>
        </w:rPr>
        <w:t xml:space="preserve">P(A|B) = probability of being sick having a positive test = 10.98 / 0.99 (or applying Bayesian formula) = 9%</w:t>
      </w:r>
      <w:r w:rsidDel="00000000" w:rsidR="00000000" w:rsidRPr="00000000">
        <w:rPr>
          <w:rtl w:val="0"/>
        </w:rPr>
      </w:r>
    </w:p>
    <w:p w:rsidR="00000000" w:rsidDel="00000000" w:rsidP="00000000" w:rsidRDefault="00000000" w:rsidRPr="00000000" w14:paraId="00000356">
      <w:pPr>
        <w:pStyle w:val="Heading3"/>
        <w:widowControl w:val="0"/>
        <w:spacing w:line="276" w:lineRule="auto"/>
        <w:rPr/>
      </w:pPr>
      <w:bookmarkStart w:colFirst="0" w:colLast="0" w:name="_4vn06wuh7qg1" w:id="67"/>
      <w:bookmarkEnd w:id="67"/>
      <w:r w:rsidDel="00000000" w:rsidR="00000000" w:rsidRPr="00000000">
        <w:rPr>
          <w:rtl w:val="0"/>
        </w:rPr>
        <w:t xml:space="preserve">Tree Diagrams and Bayes’ Theorem</w:t>
      </w:r>
    </w:p>
    <w:p w:rsidR="00000000" w:rsidDel="00000000" w:rsidP="00000000" w:rsidRDefault="00000000" w:rsidRPr="00000000" w14:paraId="00000357">
      <w:pPr>
        <w:widowControl w:val="0"/>
        <w:spacing w:line="276" w:lineRule="auto"/>
        <w:rPr/>
      </w:pPr>
      <w:r w:rsidDel="00000000" w:rsidR="00000000" w:rsidRPr="00000000">
        <w:rPr>
          <w:rtl w:val="0"/>
        </w:rPr>
        <w:t xml:space="preserve">A type of diagram that can be used as an aid in computing probabilities is a tree</w:t>
      </w:r>
    </w:p>
    <w:p w:rsidR="00000000" w:rsidDel="00000000" w:rsidP="00000000" w:rsidRDefault="00000000" w:rsidRPr="00000000" w14:paraId="00000358">
      <w:pPr>
        <w:widowControl w:val="0"/>
        <w:spacing w:line="276" w:lineRule="auto"/>
        <w:rPr/>
      </w:pPr>
      <w:r w:rsidDel="00000000" w:rsidR="00000000" w:rsidRPr="00000000">
        <w:rPr>
          <w:rtl w:val="0"/>
        </w:rPr>
        <w:t xml:space="preserve">diagram. For example, consider an experiment of tossing a six-sided die. Each</w:t>
      </w:r>
    </w:p>
    <w:p w:rsidR="00000000" w:rsidDel="00000000" w:rsidP="00000000" w:rsidRDefault="00000000" w:rsidRPr="00000000" w14:paraId="00000359">
      <w:pPr>
        <w:widowControl w:val="0"/>
        <w:spacing w:line="276" w:lineRule="auto"/>
        <w:rPr/>
      </w:pPr>
      <w:r w:rsidDel="00000000" w:rsidR="00000000" w:rsidRPr="00000000">
        <w:rPr>
          <w:rtl w:val="0"/>
        </w:rPr>
        <w:t xml:space="preserve">time the experiment is repeated, the probability of obtaining a 1 (event ) is P(A) = 1 / 6 </w:t>
      </w:r>
    </w:p>
    <w:p w:rsidR="00000000" w:rsidDel="00000000" w:rsidP="00000000" w:rsidRDefault="00000000" w:rsidRPr="00000000" w14:paraId="0000035A">
      <w:pPr>
        <w:widowControl w:val="0"/>
        <w:spacing w:line="276" w:lineRule="auto"/>
        <w:rPr/>
      </w:pPr>
      <w:r w:rsidDel="00000000" w:rsidR="00000000" w:rsidRPr="00000000">
        <w:rPr>
          <w:rtl w:val="0"/>
        </w:rPr>
        <w:t xml:space="preserve">If you are only concerned with whether the number is 1 or not 1</w:t>
      </w:r>
    </w:p>
    <w:p w:rsidR="00000000" w:rsidDel="00000000" w:rsidP="00000000" w:rsidRDefault="00000000" w:rsidRPr="00000000" w14:paraId="0000035B">
      <w:pPr>
        <w:widowControl w:val="0"/>
        <w:spacing w:line="276" w:lineRule="auto"/>
        <w:rPr/>
      </w:pPr>
      <w:r w:rsidDel="00000000" w:rsidR="00000000" w:rsidRPr="00000000">
        <w:rPr>
          <w:rtl w:val="0"/>
        </w:rPr>
        <w:t xml:space="preserve">(event or event ), and the experiment is repeated three times, then eight different sequences of events are possible. The tree diagram below shows</w:t>
      </w:r>
    </w:p>
    <w:p w:rsidR="00000000" w:rsidDel="00000000" w:rsidP="00000000" w:rsidRDefault="00000000" w:rsidRPr="00000000" w14:paraId="0000035C">
      <w:pPr>
        <w:widowControl w:val="0"/>
        <w:spacing w:line="276" w:lineRule="auto"/>
        <w:rPr/>
      </w:pPr>
      <w:r w:rsidDel="00000000" w:rsidR="00000000" w:rsidRPr="00000000">
        <w:rPr>
          <w:rtl w:val="0"/>
        </w:rPr>
        <w:t xml:space="preserve">the probabilities of these eight sequences of events.</w:t>
      </w:r>
    </w:p>
    <w:p w:rsidR="00000000" w:rsidDel="00000000" w:rsidP="00000000" w:rsidRDefault="00000000" w:rsidRPr="00000000" w14:paraId="0000035D">
      <w:pPr>
        <w:widowControl w:val="0"/>
        <w:spacing w:line="276" w:lineRule="auto"/>
        <w:rPr/>
      </w:pPr>
      <w:r w:rsidDel="00000000" w:rsidR="00000000" w:rsidRPr="00000000">
        <w:rPr>
          <w:rtl w:val="0"/>
        </w:rPr>
      </w:r>
    </w:p>
    <w:p w:rsidR="00000000" w:rsidDel="00000000" w:rsidP="00000000" w:rsidRDefault="00000000" w:rsidRPr="00000000" w14:paraId="0000035E">
      <w:pPr>
        <w:widowControl w:val="0"/>
        <w:spacing w:line="276" w:lineRule="auto"/>
        <w:rPr/>
      </w:pPr>
      <w:r w:rsidDel="00000000" w:rsidR="00000000" w:rsidRPr="00000000">
        <w:rPr/>
        <w:drawing>
          <wp:inline distB="114300" distT="114300" distL="114300" distR="114300">
            <wp:extent cx="2809875" cy="2628900"/>
            <wp:effectExtent b="0" l="0" r="0" t="0"/>
            <wp:docPr id="12"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28098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widowControl w:val="0"/>
        <w:spacing w:line="276" w:lineRule="auto"/>
        <w:rPr/>
      </w:pPr>
      <w:r w:rsidDel="00000000" w:rsidR="00000000" w:rsidRPr="00000000">
        <w:rPr>
          <w:rtl w:val="0"/>
        </w:rPr>
      </w:r>
    </w:p>
    <w:p w:rsidR="00000000" w:rsidDel="00000000" w:rsidP="00000000" w:rsidRDefault="00000000" w:rsidRPr="00000000" w14:paraId="00000360">
      <w:pPr>
        <w:pStyle w:val="Heading2"/>
        <w:widowControl w:val="0"/>
        <w:rPr/>
      </w:pPr>
      <w:bookmarkStart w:colFirst="0" w:colLast="0" w:name="_jh7v0nitff86" w:id="68"/>
      <w:bookmarkEnd w:id="68"/>
      <w:r w:rsidDel="00000000" w:rsidR="00000000" w:rsidRPr="00000000">
        <w:rPr>
          <w:rtl w:val="0"/>
        </w:rPr>
        <w:t xml:space="preserve">Discrete Probability</w:t>
      </w:r>
    </w:p>
    <w:p w:rsidR="00000000" w:rsidDel="00000000" w:rsidP="00000000" w:rsidRDefault="00000000" w:rsidRPr="00000000" w14:paraId="00000361">
      <w:pPr>
        <w:widowControl w:val="0"/>
        <w:spacing w:line="276" w:lineRule="auto"/>
        <w:rPr/>
      </w:pPr>
      <w:r w:rsidDel="00000000" w:rsidR="00000000" w:rsidRPr="00000000">
        <w:rPr>
          <w:rtl w:val="0"/>
        </w:rPr>
        <w:t xml:space="preserve">A discrete probability distribution counts occurrences that have countable or finite outcomes. </w:t>
      </w:r>
    </w:p>
    <w:p w:rsidR="00000000" w:rsidDel="00000000" w:rsidP="00000000" w:rsidRDefault="00000000" w:rsidRPr="00000000" w14:paraId="00000362">
      <w:pPr>
        <w:widowControl w:val="0"/>
        <w:spacing w:line="276" w:lineRule="auto"/>
        <w:rPr/>
      </w:pPr>
      <w:r w:rsidDel="00000000" w:rsidR="00000000" w:rsidRPr="00000000">
        <w:rPr>
          <w:rtl w:val="0"/>
        </w:rPr>
      </w:r>
    </w:p>
    <w:p w:rsidR="00000000" w:rsidDel="00000000" w:rsidP="00000000" w:rsidRDefault="00000000" w:rsidRPr="00000000" w14:paraId="00000363">
      <w:pPr>
        <w:widowControl w:val="0"/>
        <w:spacing w:line="276" w:lineRule="auto"/>
        <w:rPr/>
      </w:pPr>
      <w:r w:rsidDel="00000000" w:rsidR="00000000" w:rsidRPr="00000000">
        <w:rPr>
          <w:rtl w:val="0"/>
        </w:rPr>
        <w:t xml:space="preserve">This is in contrast to a continuous distribution, where outcomes can fall anywhere on a continuum. </w:t>
      </w:r>
    </w:p>
    <w:p w:rsidR="00000000" w:rsidDel="00000000" w:rsidP="00000000" w:rsidRDefault="00000000" w:rsidRPr="00000000" w14:paraId="00000364">
      <w:pPr>
        <w:widowControl w:val="0"/>
        <w:spacing w:line="276" w:lineRule="auto"/>
        <w:rPr/>
      </w:pPr>
      <w:r w:rsidDel="00000000" w:rsidR="00000000" w:rsidRPr="00000000">
        <w:rPr>
          <w:rtl w:val="0"/>
        </w:rPr>
      </w:r>
    </w:p>
    <w:p w:rsidR="00000000" w:rsidDel="00000000" w:rsidP="00000000" w:rsidRDefault="00000000" w:rsidRPr="00000000" w14:paraId="00000365">
      <w:pPr>
        <w:widowControl w:val="0"/>
        <w:spacing w:line="276" w:lineRule="auto"/>
        <w:rPr/>
      </w:pPr>
      <w:r w:rsidDel="00000000" w:rsidR="00000000" w:rsidRPr="00000000">
        <w:rPr>
          <w:rtl w:val="0"/>
        </w:rPr>
        <w:t xml:space="preserve">Common examples of discrete distribution include the binomial, Poisson, and Bernoulli distributions.</w:t>
      </w:r>
    </w:p>
    <w:p w:rsidR="00000000" w:rsidDel="00000000" w:rsidP="00000000" w:rsidRDefault="00000000" w:rsidRPr="00000000" w14:paraId="00000366">
      <w:pPr>
        <w:widowControl w:val="0"/>
        <w:spacing w:line="276" w:lineRule="auto"/>
        <w:rPr/>
      </w:pPr>
      <w:r w:rsidDel="00000000" w:rsidR="00000000" w:rsidRPr="00000000">
        <w:rPr>
          <w:rtl w:val="0"/>
        </w:rPr>
      </w:r>
    </w:p>
    <w:p w:rsidR="00000000" w:rsidDel="00000000" w:rsidP="00000000" w:rsidRDefault="00000000" w:rsidRPr="00000000" w14:paraId="00000367">
      <w:pPr>
        <w:widowControl w:val="0"/>
        <w:spacing w:line="276" w:lineRule="auto"/>
        <w:rPr/>
      </w:pPr>
      <w:r w:rsidDel="00000000" w:rsidR="00000000" w:rsidRPr="00000000">
        <w:rPr>
          <w:rtl w:val="0"/>
        </w:rPr>
        <w:t xml:space="preserve">Example of of discrete probability:</w:t>
      </w:r>
    </w:p>
    <w:p w:rsidR="00000000" w:rsidDel="00000000" w:rsidP="00000000" w:rsidRDefault="00000000" w:rsidRPr="00000000" w14:paraId="00000368">
      <w:pPr>
        <w:widowControl w:val="0"/>
        <w:spacing w:line="276" w:lineRule="auto"/>
        <w:rPr/>
      </w:pPr>
      <w:r w:rsidDel="00000000" w:rsidR="00000000" w:rsidRPr="00000000">
        <w:rPr>
          <w:rtl w:val="0"/>
        </w:rPr>
      </w:r>
    </w:p>
    <w:p w:rsidR="00000000" w:rsidDel="00000000" w:rsidP="00000000" w:rsidRDefault="00000000" w:rsidRPr="00000000" w14:paraId="00000369">
      <w:pPr>
        <w:widowControl w:val="0"/>
        <w:spacing w:line="276" w:lineRule="auto"/>
        <w:rPr/>
      </w:pPr>
      <w:r w:rsidDel="00000000" w:rsidR="00000000" w:rsidRPr="00000000">
        <w:rPr>
          <w:rtl w:val="0"/>
        </w:rPr>
        <w:t xml:space="preserve">What is the probability of having head out of 3 coin flips?</w:t>
      </w:r>
    </w:p>
    <w:p w:rsidR="00000000" w:rsidDel="00000000" w:rsidP="00000000" w:rsidRDefault="00000000" w:rsidRPr="00000000" w14:paraId="0000036A">
      <w:pPr>
        <w:widowControl w:val="0"/>
        <w:spacing w:line="276" w:lineRule="auto"/>
        <w:rPr/>
      </w:pPr>
      <w:r w:rsidDel="00000000" w:rsidR="00000000" w:rsidRPr="00000000">
        <w:rPr>
          <w:rtl w:val="0"/>
        </w:rPr>
      </w:r>
    </w:p>
    <w:p w:rsidR="00000000" w:rsidDel="00000000" w:rsidP="00000000" w:rsidRDefault="00000000" w:rsidRPr="00000000" w14:paraId="0000036B">
      <w:pPr>
        <w:widowControl w:val="0"/>
        <w:spacing w:line="276" w:lineRule="auto"/>
        <w:rPr/>
      </w:pPr>
      <w:r w:rsidDel="00000000" w:rsidR="00000000" w:rsidRPr="00000000">
        <w:rPr>
          <w:rtl w:val="0"/>
        </w:rPr>
        <w:t xml:space="preserve">Number of variable: 2 (head or tail).</w:t>
      </w:r>
    </w:p>
    <w:p w:rsidR="00000000" w:rsidDel="00000000" w:rsidP="00000000" w:rsidRDefault="00000000" w:rsidRPr="00000000" w14:paraId="0000036C">
      <w:pPr>
        <w:widowControl w:val="0"/>
        <w:spacing w:line="276" w:lineRule="auto"/>
        <w:rPr/>
      </w:pPr>
      <w:r w:rsidDel="00000000" w:rsidR="00000000" w:rsidRPr="00000000">
        <w:rPr>
          <w:rtl w:val="0"/>
        </w:rPr>
        <w:t xml:space="preserve">Number of events: 3 flips.</w:t>
      </w:r>
    </w:p>
    <w:p w:rsidR="00000000" w:rsidDel="00000000" w:rsidP="00000000" w:rsidRDefault="00000000" w:rsidRPr="00000000" w14:paraId="0000036D">
      <w:pPr>
        <w:widowControl w:val="0"/>
        <w:spacing w:line="276" w:lineRule="auto"/>
        <w:rPr/>
      </w:pPr>
      <w:r w:rsidDel="00000000" w:rsidR="00000000" w:rsidRPr="00000000">
        <w:rPr>
          <w:rtl w:val="0"/>
        </w:rPr>
        <w:t xml:space="preserve">Total number of combinations: 2^3 = 8</w:t>
      </w:r>
    </w:p>
    <w:p w:rsidR="00000000" w:rsidDel="00000000" w:rsidP="00000000" w:rsidRDefault="00000000" w:rsidRPr="00000000" w14:paraId="0000036E">
      <w:pPr>
        <w:widowControl w:val="0"/>
        <w:spacing w:line="276" w:lineRule="auto"/>
        <w:rPr/>
      </w:pPr>
      <w:r w:rsidDel="00000000" w:rsidR="00000000" w:rsidRPr="00000000">
        <w:rPr>
          <w:rtl w:val="0"/>
        </w:rPr>
        <w:t xml:space="preserve">Possibile outcomes:</w:t>
      </w:r>
    </w:p>
    <w:p w:rsidR="00000000" w:rsidDel="00000000" w:rsidP="00000000" w:rsidRDefault="00000000" w:rsidRPr="00000000" w14:paraId="0000036F">
      <w:pPr>
        <w:widowControl w:val="0"/>
        <w:spacing w:line="276" w:lineRule="auto"/>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head outcomes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HHH</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THH</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HTH</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TTH</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HHT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bl>
    <w:p w:rsidR="00000000" w:rsidDel="00000000" w:rsidP="00000000" w:rsidRDefault="00000000" w:rsidRPr="00000000" w14:paraId="00000382">
      <w:pPr>
        <w:widowControl w:val="0"/>
        <w:spacing w:line="276" w:lineRule="auto"/>
        <w:rPr/>
      </w:pPr>
      <w:r w:rsidDel="00000000" w:rsidR="00000000" w:rsidRPr="00000000">
        <w:rPr>
          <w:rtl w:val="0"/>
        </w:rPr>
      </w:r>
    </w:p>
    <w:p w:rsidR="00000000" w:rsidDel="00000000" w:rsidP="00000000" w:rsidRDefault="00000000" w:rsidRPr="00000000" w14:paraId="00000383">
      <w:pPr>
        <w:widowControl w:val="0"/>
        <w:spacing w:line="276" w:lineRule="auto"/>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head outcomes in 3 coin flips (X)</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Probability P(X)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r>
    </w:tbl>
    <w:p w:rsidR="00000000" w:rsidDel="00000000" w:rsidP="00000000" w:rsidRDefault="00000000" w:rsidRPr="00000000" w14:paraId="0000038E">
      <w:pPr>
        <w:widowControl w:val="0"/>
        <w:spacing w:line="276" w:lineRule="auto"/>
        <w:rPr/>
      </w:pPr>
      <w:r w:rsidDel="00000000" w:rsidR="00000000" w:rsidRPr="00000000">
        <w:rPr>
          <w:rtl w:val="0"/>
        </w:rPr>
        <w:t xml:space="preserve"> </w:t>
      </w:r>
    </w:p>
    <w:p w:rsidR="00000000" w:rsidDel="00000000" w:rsidP="00000000" w:rsidRDefault="00000000" w:rsidRPr="00000000" w14:paraId="0000038F">
      <w:pPr>
        <w:widowControl w:val="0"/>
        <w:spacing w:line="276" w:lineRule="auto"/>
        <w:rPr/>
      </w:pPr>
      <w:r w:rsidDel="00000000" w:rsidR="00000000" w:rsidRPr="00000000">
        <w:rPr>
          <w:rtl w:val="0"/>
        </w:rPr>
        <w:t xml:space="preserve">P(X) = 0 * ⅛ + 1 * ⅜ + 2 * ⅜  + 3 * ⅛ = 12 / 8  = 3 / 2 = 150 % </w:t>
      </w:r>
    </w:p>
    <w:p w:rsidR="00000000" w:rsidDel="00000000" w:rsidP="00000000" w:rsidRDefault="00000000" w:rsidRPr="00000000" w14:paraId="00000390">
      <w:pPr>
        <w:widowControl w:val="0"/>
        <w:spacing w:line="276" w:lineRule="auto"/>
        <w:rPr/>
      </w:pPr>
      <w:r w:rsidDel="00000000" w:rsidR="00000000" w:rsidRPr="00000000">
        <w:rPr>
          <w:rtl w:val="0"/>
        </w:rPr>
      </w:r>
    </w:p>
    <w:p w:rsidR="00000000" w:rsidDel="00000000" w:rsidP="00000000" w:rsidRDefault="00000000" w:rsidRPr="00000000" w14:paraId="00000391">
      <w:pPr>
        <w:widowControl w:val="0"/>
        <w:spacing w:line="276" w:lineRule="auto"/>
        <w:rPr/>
      </w:pPr>
      <w:r w:rsidDel="00000000" w:rsidR="00000000" w:rsidRPr="00000000">
        <w:rPr>
          <w:rtl w:val="0"/>
        </w:rPr>
        <w:t xml:space="preserve">Mean = 3 / 2</w:t>
      </w:r>
    </w:p>
    <w:p w:rsidR="00000000" w:rsidDel="00000000" w:rsidP="00000000" w:rsidRDefault="00000000" w:rsidRPr="00000000" w14:paraId="00000392">
      <w:pPr>
        <w:widowControl w:val="0"/>
        <w:spacing w:line="276" w:lineRule="auto"/>
        <w:rPr/>
      </w:pPr>
      <w:r w:rsidDel="00000000" w:rsidR="00000000" w:rsidRPr="00000000">
        <w:rPr>
          <w:rtl w:val="0"/>
        </w:rPr>
      </w:r>
    </w:p>
    <w:p w:rsidR="00000000" w:rsidDel="00000000" w:rsidP="00000000" w:rsidRDefault="00000000" w:rsidRPr="00000000" w14:paraId="00000393">
      <w:pPr>
        <w:widowControl w:val="0"/>
        <w:spacing w:line="276" w:lineRule="auto"/>
        <w:rPr/>
      </w:pPr>
      <w:r w:rsidDel="00000000" w:rsidR="00000000" w:rsidRPr="00000000">
        <w:rPr>
          <w:rtl w:val="0"/>
        </w:rPr>
        <w:t xml:space="preserve">Variance (</w:t>
      </w:r>
      <m:oMath>
        <m:r>
          <m:t>σ</m:t>
        </m:r>
      </m:oMath>
      <w:r w:rsidDel="00000000" w:rsidR="00000000" w:rsidRPr="00000000">
        <w:rPr>
          <w:vertAlign w:val="superscript"/>
          <w:rtl w:val="0"/>
        </w:rPr>
        <w:t xml:space="preserve">2 </w:t>
      </w:r>
      <w:r w:rsidDel="00000000" w:rsidR="00000000" w:rsidRPr="00000000">
        <w:rPr>
          <w:rtl w:val="0"/>
        </w:rPr>
        <w:t xml:space="preserve">) = (0 - 3/2)^2 * ⅛ + (1 - 3/2)^2 * ⅜ + (2 - 3/2)^2 * ⅜ + (3 - 3/2)^2 * ⅛ =  0,75</w:t>
      </w:r>
    </w:p>
    <w:p w:rsidR="00000000" w:rsidDel="00000000" w:rsidP="00000000" w:rsidRDefault="00000000" w:rsidRPr="00000000" w14:paraId="00000394">
      <w:pPr>
        <w:widowControl w:val="0"/>
        <w:spacing w:line="276" w:lineRule="auto"/>
        <w:rPr/>
      </w:pPr>
      <w:r w:rsidDel="00000000" w:rsidR="00000000" w:rsidRPr="00000000">
        <w:rPr>
          <w:rtl w:val="0"/>
        </w:rPr>
        <w:t xml:space="preserve">Standard Deviation (</w:t>
      </w:r>
      <m:oMath>
        <m:r>
          <m:t>σ</m:t>
        </m:r>
      </m:oMath>
      <w:r w:rsidDel="00000000" w:rsidR="00000000" w:rsidRPr="00000000">
        <w:rPr>
          <w:rtl w:val="0"/>
        </w:rPr>
        <w:t xml:space="preserve">) = 0,866  </w:t>
      </w:r>
    </w:p>
    <w:p w:rsidR="00000000" w:rsidDel="00000000" w:rsidP="00000000" w:rsidRDefault="00000000" w:rsidRPr="00000000" w14:paraId="00000395">
      <w:pPr>
        <w:widowControl w:val="0"/>
        <w:spacing w:line="276" w:lineRule="auto"/>
        <w:rPr/>
      </w:pPr>
      <w:r w:rsidDel="00000000" w:rsidR="00000000" w:rsidRPr="00000000">
        <w:rPr>
          <w:rtl w:val="0"/>
        </w:rPr>
      </w:r>
    </w:p>
    <w:p w:rsidR="00000000" w:rsidDel="00000000" w:rsidP="00000000" w:rsidRDefault="00000000" w:rsidRPr="00000000" w14:paraId="00000396">
      <w:pPr>
        <w:widowControl w:val="0"/>
        <w:spacing w:line="276" w:lineRule="auto"/>
        <w:rPr/>
      </w:pPr>
      <w:r w:rsidDel="00000000" w:rsidR="00000000" w:rsidRPr="00000000">
        <w:rPr>
          <w:rtl w:val="0"/>
        </w:rPr>
        <w:t xml:space="preserve">Note that in practical terms, a rational number is not making sense in a discrete probability calculation (we can’t have half of a coin flip or 1.5 head as a result. This is a case of theoretical probability vs experimental probability).   </w:t>
      </w:r>
    </w:p>
    <w:p w:rsidR="00000000" w:rsidDel="00000000" w:rsidP="00000000" w:rsidRDefault="00000000" w:rsidRPr="00000000" w14:paraId="00000397">
      <w:pPr>
        <w:pStyle w:val="Heading3"/>
        <w:widowControl w:val="0"/>
        <w:rPr>
          <w:del w:author="Carlo Occhiena" w:id="0" w:date="2023-01-11T11:12:08Z"/>
        </w:rPr>
      </w:pPr>
      <w:del w:author="Carlo Occhiena" w:id="0" w:date="2023-01-11T11:12:08Z">
        <w:bookmarkStart w:colFirst="0" w:colLast="0" w:name="_p4ni4efuyxv0" w:id="69"/>
        <w:bookmarkEnd w:id="69"/>
        <w:r w:rsidDel="00000000" w:rsidR="00000000" w:rsidRPr="00000000">
          <w:rPr>
            <w:rtl w:val="0"/>
          </w:rPr>
          <w:delText xml:space="preserve">Discrete variable vs continuous variable</w:delText>
        </w:r>
      </w:del>
    </w:p>
    <w:p w:rsidR="00000000" w:rsidDel="00000000" w:rsidP="00000000" w:rsidRDefault="00000000" w:rsidRPr="00000000" w14:paraId="00000398">
      <w:pPr>
        <w:widowControl w:val="0"/>
        <w:spacing w:line="276" w:lineRule="auto"/>
        <w:rPr>
          <w:del w:author="Carlo Occhiena" w:id="0" w:date="2023-01-11T11:12:08Z"/>
        </w:rPr>
      </w:pPr>
      <w:del w:author="Carlo Occhiena" w:id="0" w:date="2023-01-11T11:12:08Z">
        <w:r w:rsidDel="00000000" w:rsidR="00000000" w:rsidRPr="00000000">
          <w:rPr>
            <w:rtl w:val="0"/>
          </w:rPr>
          <w:delText xml:space="preserve">Discrete variable are, for example:</w:delText>
        </w:r>
      </w:del>
    </w:p>
    <w:p w:rsidR="00000000" w:rsidDel="00000000" w:rsidP="00000000" w:rsidRDefault="00000000" w:rsidRPr="00000000" w14:paraId="00000399">
      <w:pPr>
        <w:widowControl w:val="0"/>
        <w:numPr>
          <w:ilvl w:val="0"/>
          <w:numId w:val="19"/>
        </w:numPr>
        <w:spacing w:line="276" w:lineRule="auto"/>
        <w:ind w:left="720" w:hanging="360"/>
        <w:rPr>
          <w:del w:author="Carlo Occhiena" w:id="0" w:date="2023-01-11T11:12:08Z"/>
          <w:u w:val="none"/>
        </w:rPr>
      </w:pPr>
      <w:del w:author="Carlo Occhiena" w:id="0" w:date="2023-01-11T11:12:08Z">
        <w:r w:rsidDel="00000000" w:rsidR="00000000" w:rsidRPr="00000000">
          <w:rPr>
            <w:rtl w:val="0"/>
          </w:rPr>
          <w:delText xml:space="preserve">Number of people (there’s no 1,5 people).</w:delText>
        </w:r>
      </w:del>
    </w:p>
    <w:p w:rsidR="00000000" w:rsidDel="00000000" w:rsidP="00000000" w:rsidRDefault="00000000" w:rsidRPr="00000000" w14:paraId="0000039A">
      <w:pPr>
        <w:widowControl w:val="0"/>
        <w:numPr>
          <w:ilvl w:val="0"/>
          <w:numId w:val="19"/>
        </w:numPr>
        <w:spacing w:line="276" w:lineRule="auto"/>
        <w:ind w:left="720" w:hanging="360"/>
        <w:rPr>
          <w:del w:author="Carlo Occhiena" w:id="0" w:date="2023-01-11T11:12:08Z"/>
          <w:u w:val="none"/>
        </w:rPr>
      </w:pPr>
      <w:del w:author="Carlo Occhiena" w:id="0" w:date="2023-01-11T11:12:08Z">
        <w:r w:rsidDel="00000000" w:rsidR="00000000" w:rsidRPr="00000000">
          <w:rPr>
            <w:rtl w:val="0"/>
          </w:rPr>
          <w:delText xml:space="preserve">Outcome of a coin toss (there’s no 1,5 head result).</w:delText>
        </w:r>
      </w:del>
    </w:p>
    <w:p w:rsidR="00000000" w:rsidDel="00000000" w:rsidP="00000000" w:rsidRDefault="00000000" w:rsidRPr="00000000" w14:paraId="0000039B">
      <w:pPr>
        <w:widowControl w:val="0"/>
        <w:spacing w:line="276" w:lineRule="auto"/>
        <w:rPr>
          <w:del w:author="Carlo Occhiena" w:id="0" w:date="2023-01-11T11:12:08Z"/>
        </w:rPr>
      </w:pPr>
      <w:del w:author="Carlo Occhiena" w:id="0" w:date="2023-01-11T11:12:08Z">
        <w:r w:rsidDel="00000000" w:rsidR="00000000" w:rsidRPr="00000000">
          <w:rPr>
            <w:rtl w:val="0"/>
          </w:rPr>
        </w:r>
      </w:del>
    </w:p>
    <w:p w:rsidR="00000000" w:rsidDel="00000000" w:rsidP="00000000" w:rsidRDefault="00000000" w:rsidRPr="00000000" w14:paraId="0000039C">
      <w:pPr>
        <w:widowControl w:val="0"/>
        <w:spacing w:line="276" w:lineRule="auto"/>
        <w:rPr>
          <w:del w:author="Carlo Occhiena" w:id="0" w:date="2023-01-11T11:12:08Z"/>
        </w:rPr>
      </w:pPr>
      <w:del w:author="Carlo Occhiena" w:id="0" w:date="2023-01-11T11:12:08Z">
        <w:r w:rsidDel="00000000" w:rsidR="00000000" w:rsidRPr="00000000">
          <w:rPr>
            <w:rtl w:val="0"/>
          </w:rPr>
          <w:delText xml:space="preserve">Continuous variable are, for example:</w:delText>
        </w:r>
      </w:del>
    </w:p>
    <w:p w:rsidR="00000000" w:rsidDel="00000000" w:rsidP="00000000" w:rsidRDefault="00000000" w:rsidRPr="00000000" w14:paraId="0000039D">
      <w:pPr>
        <w:widowControl w:val="0"/>
        <w:numPr>
          <w:ilvl w:val="0"/>
          <w:numId w:val="16"/>
        </w:numPr>
        <w:spacing w:line="276" w:lineRule="auto"/>
        <w:ind w:left="720" w:hanging="360"/>
        <w:rPr>
          <w:del w:author="Carlo Occhiena" w:id="0" w:date="2023-01-11T11:12:08Z"/>
          <w:u w:val="none"/>
        </w:rPr>
      </w:pPr>
      <w:del w:author="Carlo Occhiena" w:id="0" w:date="2023-01-11T11:12:08Z">
        <w:r w:rsidDel="00000000" w:rsidR="00000000" w:rsidRPr="00000000">
          <w:rPr>
            <w:rtl w:val="0"/>
          </w:rPr>
          <w:delText xml:space="preserve">People’s weight (there are infinite spaces between 80 and 90 kg such as 89,99999 kg).</w:delText>
        </w:r>
      </w:del>
    </w:p>
    <w:p w:rsidR="00000000" w:rsidDel="00000000" w:rsidP="00000000" w:rsidRDefault="00000000" w:rsidRPr="00000000" w14:paraId="0000039E">
      <w:pPr>
        <w:widowControl w:val="0"/>
        <w:numPr>
          <w:ilvl w:val="0"/>
          <w:numId w:val="16"/>
        </w:numPr>
        <w:spacing w:line="276" w:lineRule="auto"/>
        <w:ind w:left="720" w:hanging="360"/>
        <w:rPr>
          <w:del w:author="Carlo Occhiena" w:id="0" w:date="2023-01-11T11:12:08Z"/>
          <w:u w:val="none"/>
        </w:rPr>
      </w:pPr>
      <w:del w:author="Carlo Occhiena" w:id="0" w:date="2023-01-11T11:12:08Z">
        <w:r w:rsidDel="00000000" w:rsidR="00000000" w:rsidRPr="00000000">
          <w:rPr>
            <w:rtl w:val="0"/>
          </w:rPr>
          <w:delText xml:space="preserve">Time.</w:delText>
        </w:r>
      </w:del>
    </w:p>
    <w:p w:rsidR="00000000" w:rsidDel="00000000" w:rsidP="00000000" w:rsidRDefault="00000000" w:rsidRPr="00000000" w14:paraId="0000039F">
      <w:pPr>
        <w:widowControl w:val="0"/>
        <w:spacing w:line="276" w:lineRule="auto"/>
        <w:rPr>
          <w:del w:author="Carlo Occhiena" w:id="0" w:date="2023-01-11T11:12:08Z"/>
        </w:rPr>
      </w:pPr>
      <w:del w:author="Carlo Occhiena" w:id="0" w:date="2023-01-11T11:12:08Z">
        <w:r w:rsidDel="00000000" w:rsidR="00000000" w:rsidRPr="00000000">
          <w:rPr>
            <w:rtl w:val="0"/>
          </w:rPr>
        </w:r>
      </w:del>
    </w:p>
    <w:p w:rsidR="00000000" w:rsidDel="00000000" w:rsidP="00000000" w:rsidRDefault="00000000" w:rsidRPr="00000000" w14:paraId="000003A0">
      <w:pPr>
        <w:widowControl w:val="0"/>
        <w:spacing w:line="276" w:lineRule="auto"/>
        <w:rPr>
          <w:del w:author="Carlo Occhiena" w:id="0" w:date="2023-01-11T11:12:08Z"/>
        </w:rPr>
      </w:pPr>
      <w:del w:author="Carlo Occhiena" w:id="0" w:date="2023-01-11T11:12:08Z">
        <w:r w:rsidDel="00000000" w:rsidR="00000000" w:rsidRPr="00000000">
          <w:rPr>
            <w:rtl w:val="0"/>
          </w:rPr>
        </w:r>
      </w:del>
    </w:p>
    <w:p w:rsidR="00000000" w:rsidDel="00000000" w:rsidP="00000000" w:rsidRDefault="00000000" w:rsidRPr="00000000" w14:paraId="000003A1">
      <w:pPr>
        <w:pStyle w:val="Heading3"/>
        <w:widowControl w:val="0"/>
        <w:rPr>
          <w:del w:author="Carlo Occhiena" w:id="0" w:date="2023-01-11T11:12:08Z"/>
        </w:rPr>
      </w:pPr>
      <w:del w:author="Carlo Occhiena" w:id="0" w:date="2023-01-11T11:12:08Z">
        <w:bookmarkStart w:colFirst="0" w:colLast="0" w:name="_o8hlki36fxh3" w:id="70"/>
        <w:bookmarkEnd w:id="70"/>
        <w:r w:rsidDel="00000000" w:rsidR="00000000" w:rsidRPr="00000000">
          <w:rPr>
            <w:rtl w:val="0"/>
          </w:rPr>
          <w:delText xml:space="preserve">Discrete vs continuous probability distribution examples</w:delText>
        </w:r>
      </w:del>
    </w:p>
    <w:p w:rsidR="00000000" w:rsidDel="00000000" w:rsidP="00000000" w:rsidRDefault="00000000" w:rsidRPr="00000000" w14:paraId="000003A2">
      <w:pPr>
        <w:widowControl w:val="0"/>
        <w:spacing w:line="276" w:lineRule="auto"/>
        <w:rPr>
          <w:del w:author="Carlo Occhiena" w:id="0" w:date="2023-01-11T11:12:08Z"/>
        </w:rPr>
      </w:pPr>
      <w:del w:author="Carlo Occhiena" w:id="0" w:date="2023-01-11T11:12:08Z">
        <w:r w:rsidDel="00000000" w:rsidR="00000000" w:rsidRPr="00000000">
          <w:rPr>
            <w:rtl w:val="0"/>
          </w:rPr>
        </w:r>
      </w:del>
    </w:p>
    <w:p w:rsidR="00000000" w:rsidDel="00000000" w:rsidP="00000000" w:rsidRDefault="00000000" w:rsidRPr="00000000" w14:paraId="000003A3">
      <w:pPr>
        <w:widowControl w:val="0"/>
        <w:spacing w:line="276" w:lineRule="auto"/>
        <w:rPr/>
      </w:pPr>
      <w:del w:author="Carlo Occhiena" w:id="0" w:date="2023-01-11T11:12:08Z">
        <w:r w:rsidDel="00000000" w:rsidR="00000000" w:rsidRPr="00000000">
          <w:rPr/>
          <w:drawing>
            <wp:inline distB="114300" distT="114300" distL="114300" distR="114300">
              <wp:extent cx="4733925" cy="2162175"/>
              <wp:effectExtent b="0" l="0" r="0" t="0"/>
              <wp:docPr id="17"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4733925" cy="2162175"/>
                      </a:xfrm>
                      <a:prstGeom prst="rect"/>
                      <a:ln/>
                    </pic:spPr>
                  </pic:pic>
                </a:graphicData>
              </a:graphic>
            </wp:inline>
          </w:drawing>
        </w:r>
      </w:del>
      <w:r w:rsidDel="00000000" w:rsidR="00000000" w:rsidRPr="00000000">
        <w:rPr>
          <w:rtl w:val="0"/>
        </w:rPr>
      </w:r>
    </w:p>
    <w:p w:rsidR="00000000" w:rsidDel="00000000" w:rsidP="00000000" w:rsidRDefault="00000000" w:rsidRPr="00000000" w14:paraId="000003A4">
      <w:pPr>
        <w:widowControl w:val="0"/>
        <w:spacing w:line="276" w:lineRule="auto"/>
        <w:rPr/>
      </w:pPr>
      <w:r w:rsidDel="00000000" w:rsidR="00000000" w:rsidRPr="00000000">
        <w:rPr>
          <w:rtl w:val="0"/>
        </w:rPr>
      </w:r>
    </w:p>
    <w:p w:rsidR="00000000" w:rsidDel="00000000" w:rsidP="00000000" w:rsidRDefault="00000000" w:rsidRPr="00000000" w14:paraId="000003A5">
      <w:pPr>
        <w:widowControl w:val="0"/>
        <w:spacing w:line="276" w:lineRule="auto"/>
        <w:rPr/>
      </w:pPr>
      <w:r w:rsidDel="00000000" w:rsidR="00000000" w:rsidRPr="00000000">
        <w:rPr>
          <w:rtl w:val="0"/>
        </w:rPr>
      </w:r>
    </w:p>
    <w:p w:rsidR="00000000" w:rsidDel="00000000" w:rsidP="00000000" w:rsidRDefault="00000000" w:rsidRPr="00000000" w14:paraId="000003A6">
      <w:pPr>
        <w:pStyle w:val="Heading2"/>
        <w:widowControl w:val="0"/>
        <w:rPr/>
      </w:pPr>
      <w:bookmarkStart w:colFirst="0" w:colLast="0" w:name="_7cjctacd7611" w:id="71"/>
      <w:bookmarkEnd w:id="71"/>
      <w:r w:rsidDel="00000000" w:rsidR="00000000" w:rsidRPr="00000000">
        <w:rPr>
          <w:rtl w:val="0"/>
        </w:rPr>
        <w:t xml:space="preserve">Transforming Random Variables</w:t>
      </w:r>
    </w:p>
    <w:p w:rsidR="00000000" w:rsidDel="00000000" w:rsidP="00000000" w:rsidRDefault="00000000" w:rsidRPr="00000000" w14:paraId="000003A7">
      <w:pPr>
        <w:widowControl w:val="0"/>
        <w:spacing w:line="276" w:lineRule="auto"/>
        <w:rPr/>
      </w:pPr>
      <w:r w:rsidDel="00000000" w:rsidR="00000000" w:rsidRPr="00000000">
        <w:rPr>
          <w:rtl w:val="0"/>
        </w:rPr>
        <w:t xml:space="preserve">This section studies how the distribution of a random variable changes when the variable is transformed in a deterministic way. </w:t>
      </w:r>
    </w:p>
    <w:p w:rsidR="00000000" w:rsidDel="00000000" w:rsidP="00000000" w:rsidRDefault="00000000" w:rsidRPr="00000000" w14:paraId="000003A8">
      <w:pPr>
        <w:widowControl w:val="0"/>
        <w:spacing w:line="276" w:lineRule="auto"/>
        <w:rPr/>
      </w:pPr>
      <w:r w:rsidDel="00000000" w:rsidR="00000000" w:rsidRPr="00000000">
        <w:rPr>
          <w:rtl w:val="0"/>
        </w:rPr>
      </w:r>
    </w:p>
    <w:p w:rsidR="00000000" w:rsidDel="00000000" w:rsidP="00000000" w:rsidRDefault="00000000" w:rsidRPr="00000000" w14:paraId="000003A9">
      <w:pPr>
        <w:widowControl w:val="0"/>
        <w:spacing w:line="276" w:lineRule="auto"/>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 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 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 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 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 K</w:t>
            </w:r>
          </w:p>
        </w:tc>
      </w:tr>
    </w:tbl>
    <w:p w:rsidR="00000000" w:rsidDel="00000000" w:rsidP="00000000" w:rsidRDefault="00000000" w:rsidRPr="00000000" w14:paraId="000003B6">
      <w:pPr>
        <w:widowControl w:val="0"/>
        <w:spacing w:line="276" w:lineRule="auto"/>
        <w:rPr/>
      </w:pPr>
      <w:r w:rsidDel="00000000" w:rsidR="00000000" w:rsidRPr="00000000">
        <w:rPr>
          <w:rtl w:val="0"/>
        </w:rPr>
      </w:r>
    </w:p>
    <w:p w:rsidR="00000000" w:rsidDel="00000000" w:rsidP="00000000" w:rsidRDefault="00000000" w:rsidRPr="00000000" w14:paraId="000003B7">
      <w:pPr>
        <w:widowControl w:val="0"/>
        <w:spacing w:line="276" w:lineRule="auto"/>
        <w:rPr/>
      </w:pPr>
      <w:r w:rsidDel="00000000" w:rsidR="00000000" w:rsidRPr="00000000">
        <w:rPr>
          <w:rtl w:val="0"/>
        </w:rPr>
      </w:r>
    </w:p>
    <w:tbl>
      <w:tblPr>
        <w:tblStyle w:val="Table9"/>
        <w:tblW w:w="55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790"/>
        <w:tblGridChange w:id="0">
          <w:tblGrid>
            <w:gridCol w:w="2790"/>
            <w:gridCol w:w="2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Data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Shifted, 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Mean: 6</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Mean: 6+K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Median: 7</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Median: 7+K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 3+K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Range: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Range: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IQR: 8</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IQR: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St.Dev: </w:t>
            </w:r>
            <m:oMath>
              <m:r>
                <m:t>σ</m:t>
              </m:r>
            </m:oMath>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rPr/>
            </w:pPr>
            <w:r w:rsidDel="00000000" w:rsidR="00000000" w:rsidRPr="00000000">
              <w:rPr>
                <w:rtl w:val="0"/>
              </w:rPr>
              <w:t xml:space="preserve">St.Dev: </w:t>
            </w:r>
            <m:oMath>
              <m:r>
                <m:t>σ</m:t>
              </m:r>
            </m:oMath>
            <w:r w:rsidDel="00000000" w:rsidR="00000000" w:rsidRPr="00000000">
              <w:rPr>
                <w:rtl w:val="0"/>
              </w:rPr>
              <w:t xml:space="preserve"> </w:t>
            </w:r>
          </w:p>
        </w:tc>
      </w:tr>
    </w:tbl>
    <w:p w:rsidR="00000000" w:rsidDel="00000000" w:rsidP="00000000" w:rsidRDefault="00000000" w:rsidRPr="00000000" w14:paraId="000003C6">
      <w:pPr>
        <w:widowControl w:val="0"/>
        <w:rPr/>
      </w:pPr>
      <w:r w:rsidDel="00000000" w:rsidR="00000000" w:rsidRPr="00000000">
        <w:rPr>
          <w:rtl w:val="0"/>
        </w:rPr>
      </w:r>
    </w:p>
    <w:p w:rsidR="00000000" w:rsidDel="00000000" w:rsidP="00000000" w:rsidRDefault="00000000" w:rsidRPr="00000000" w14:paraId="000003C7">
      <w:pPr>
        <w:widowControl w:val="0"/>
        <w:rPr/>
      </w:pPr>
      <w:r w:rsidDel="00000000" w:rsidR="00000000" w:rsidRPr="00000000">
        <w:rPr>
          <w:rtl w:val="0"/>
        </w:rPr>
        <w:t xml:space="preserve">The meaning of this chart is to highlight the impact of a constant K </w:t>
      </w:r>
      <w:r w:rsidDel="00000000" w:rsidR="00000000" w:rsidRPr="00000000">
        <w:rPr>
          <w:b w:val="1"/>
          <w:rtl w:val="0"/>
        </w:rPr>
        <w:t xml:space="preserve">added (shifting)</w:t>
      </w:r>
      <w:r w:rsidDel="00000000" w:rsidR="00000000" w:rsidRPr="00000000">
        <w:rPr>
          <w:rtl w:val="0"/>
        </w:rPr>
        <w:t xml:space="preserve"> to the whole dataset. While mean, median and mode will change of a K-addictive factor, range, IQR and standard deviation will stay the same since in fact the shape (and, more precisely, the distance between each datapoint) will not change.</w:t>
      </w:r>
    </w:p>
    <w:p w:rsidR="00000000" w:rsidDel="00000000" w:rsidP="00000000" w:rsidRDefault="00000000" w:rsidRPr="00000000" w14:paraId="000003C8">
      <w:pPr>
        <w:widowControl w:val="0"/>
        <w:spacing w:line="276" w:lineRule="auto"/>
        <w:rPr/>
      </w:pPr>
      <w:r w:rsidDel="00000000" w:rsidR="00000000" w:rsidRPr="00000000">
        <w:rPr>
          <w:rtl w:val="0"/>
        </w:rPr>
      </w:r>
    </w:p>
    <w:p w:rsidR="00000000" w:rsidDel="00000000" w:rsidP="00000000" w:rsidRDefault="00000000" w:rsidRPr="00000000" w14:paraId="000003C9">
      <w:pPr>
        <w:widowControl w:val="0"/>
        <w:rPr/>
      </w:pPr>
      <w:r w:rsidDel="00000000" w:rsidR="00000000" w:rsidRPr="00000000">
        <w:rPr/>
        <w:drawing>
          <wp:inline distB="114300" distT="114300" distL="114300" distR="114300">
            <wp:extent cx="5731200" cy="2527300"/>
            <wp:effectExtent b="0" l="0" r="0" t="0"/>
            <wp:docPr id="15"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widowControl w:val="0"/>
        <w:rPr/>
      </w:pPr>
      <w:r w:rsidDel="00000000" w:rsidR="00000000" w:rsidRPr="00000000">
        <w:rPr>
          <w:rtl w:val="0"/>
        </w:rPr>
      </w:r>
    </w:p>
    <w:p w:rsidR="00000000" w:rsidDel="00000000" w:rsidP="00000000" w:rsidRDefault="00000000" w:rsidRPr="00000000" w14:paraId="000003CB">
      <w:pPr>
        <w:widowControl w:val="0"/>
        <w:rPr/>
      </w:pPr>
      <w:r w:rsidDel="00000000" w:rsidR="00000000" w:rsidRPr="00000000">
        <w:rPr>
          <w:rtl w:val="0"/>
        </w:rPr>
      </w:r>
    </w:p>
    <w:tbl>
      <w:tblPr>
        <w:tblStyle w:val="Table10"/>
        <w:tblW w:w="55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790"/>
        <w:tblGridChange w:id="0">
          <w:tblGrid>
            <w:gridCol w:w="2790"/>
            <w:gridCol w:w="2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rPr>
                <w:b w:val="1"/>
              </w:rPr>
            </w:pPr>
            <w:r w:rsidDel="00000000" w:rsidR="00000000" w:rsidRPr="00000000">
              <w:rPr>
                <w:b w:val="1"/>
                <w:rtl w:val="0"/>
              </w:rPr>
              <w:t xml:space="preserve">Data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b w:val="1"/>
              </w:rPr>
            </w:pPr>
            <w:r w:rsidDel="00000000" w:rsidR="00000000" w:rsidRPr="00000000">
              <w:rPr>
                <w:b w:val="1"/>
                <w:rtl w:val="0"/>
              </w:rPr>
              <w:t xml:space="preserve">Scaled, 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rPr/>
            </w:pPr>
            <w:r w:rsidDel="00000000" w:rsidR="00000000" w:rsidRPr="00000000">
              <w:rPr>
                <w:rtl w:val="0"/>
              </w:rPr>
              <w:t xml:space="preserve">Mean: 6</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rPr/>
            </w:pPr>
            <w:r w:rsidDel="00000000" w:rsidR="00000000" w:rsidRPr="00000000">
              <w:rPr>
                <w:rtl w:val="0"/>
              </w:rPr>
              <w:t xml:space="preserve">Mean: 6K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rPr/>
            </w:pPr>
            <w:r w:rsidDel="00000000" w:rsidR="00000000" w:rsidRPr="00000000">
              <w:rPr>
                <w:rtl w:val="0"/>
              </w:rPr>
              <w:t xml:space="preserve">Median: 7</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rPr/>
            </w:pPr>
            <w:r w:rsidDel="00000000" w:rsidR="00000000" w:rsidRPr="00000000">
              <w:rPr>
                <w:rtl w:val="0"/>
              </w:rPr>
              <w:t xml:space="preserve">Median: 7K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rPr/>
            </w:pPr>
            <w:r w:rsidDel="00000000" w:rsidR="00000000" w:rsidRPr="00000000">
              <w:rPr>
                <w:rtl w:val="0"/>
              </w:rPr>
              <w:t xml:space="preserve">Mode: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rPr/>
            </w:pPr>
            <w:r w:rsidDel="00000000" w:rsidR="00000000" w:rsidRPr="00000000">
              <w:rPr>
                <w:rtl w:val="0"/>
              </w:rPr>
              <w:t xml:space="preserve">Mode: 3K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rPr/>
            </w:pPr>
            <w:r w:rsidDel="00000000" w:rsidR="00000000" w:rsidRPr="00000000">
              <w:rPr>
                <w:rtl w:val="0"/>
              </w:rPr>
              <w:t xml:space="preserve">Range: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rPr/>
            </w:pPr>
            <w:r w:rsidDel="00000000" w:rsidR="00000000" w:rsidRPr="00000000">
              <w:rPr>
                <w:rtl w:val="0"/>
              </w:rPr>
              <w:t xml:space="preserve">Range: 10K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rPr/>
            </w:pPr>
            <w:r w:rsidDel="00000000" w:rsidR="00000000" w:rsidRPr="00000000">
              <w:rPr>
                <w:rtl w:val="0"/>
              </w:rPr>
              <w:t xml:space="preserve">IQR: 8</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pPr>
            <w:r w:rsidDel="00000000" w:rsidR="00000000" w:rsidRPr="00000000">
              <w:rPr>
                <w:rtl w:val="0"/>
              </w:rPr>
              <w:t xml:space="preserve">IQR: 8K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rPr/>
            </w:pPr>
            <w:r w:rsidDel="00000000" w:rsidR="00000000" w:rsidRPr="00000000">
              <w:rPr>
                <w:rtl w:val="0"/>
              </w:rPr>
              <w:t xml:space="preserve">St.Dev: </w:t>
            </w:r>
            <m:oMath>
              <m:r>
                <m:t>σ</m:t>
              </m:r>
            </m:oMath>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rPr/>
            </w:pPr>
            <w:r w:rsidDel="00000000" w:rsidR="00000000" w:rsidRPr="00000000">
              <w:rPr>
                <w:rtl w:val="0"/>
              </w:rPr>
              <w:t xml:space="preserve">St.Dev: </w:t>
            </w:r>
            <m:oMath>
              <m:r>
                <m:t>σ</m:t>
              </m:r>
            </m:oMath>
            <w:r w:rsidDel="00000000" w:rsidR="00000000" w:rsidRPr="00000000">
              <w:rPr>
                <w:rtl w:val="0"/>
              </w:rPr>
              <w:t xml:space="preserve">K </w:t>
            </w:r>
          </w:p>
        </w:tc>
      </w:tr>
    </w:tbl>
    <w:p w:rsidR="00000000" w:rsidDel="00000000" w:rsidP="00000000" w:rsidRDefault="00000000" w:rsidRPr="00000000" w14:paraId="000003DA">
      <w:pPr>
        <w:widowControl w:val="0"/>
        <w:rPr/>
      </w:pPr>
      <w:r w:rsidDel="00000000" w:rsidR="00000000" w:rsidRPr="00000000">
        <w:rPr>
          <w:rtl w:val="0"/>
        </w:rPr>
      </w:r>
    </w:p>
    <w:p w:rsidR="00000000" w:rsidDel="00000000" w:rsidP="00000000" w:rsidRDefault="00000000" w:rsidRPr="00000000" w14:paraId="000003DB">
      <w:pPr>
        <w:widowControl w:val="0"/>
        <w:rPr/>
      </w:pPr>
      <w:r w:rsidDel="00000000" w:rsidR="00000000" w:rsidRPr="00000000">
        <w:rPr>
          <w:rtl w:val="0"/>
        </w:rPr>
        <w:t xml:space="preserve">The meaning of this chart is to highlight the impact of a constant K </w:t>
      </w:r>
      <w:r w:rsidDel="00000000" w:rsidR="00000000" w:rsidRPr="00000000">
        <w:rPr>
          <w:b w:val="1"/>
          <w:rtl w:val="0"/>
        </w:rPr>
        <w:t xml:space="preserve">multiplied (scaled)</w:t>
      </w:r>
      <w:r w:rsidDel="00000000" w:rsidR="00000000" w:rsidRPr="00000000">
        <w:rPr>
          <w:rtl w:val="0"/>
        </w:rPr>
        <w:t xml:space="preserve"> to the whole dataset. In that case all the values are impacted by a K-magnitude factor.</w:t>
      </w:r>
    </w:p>
    <w:p w:rsidR="00000000" w:rsidDel="00000000" w:rsidP="00000000" w:rsidRDefault="00000000" w:rsidRPr="00000000" w14:paraId="000003DC">
      <w:pPr>
        <w:widowControl w:val="0"/>
        <w:rPr/>
      </w:pPr>
      <w:r w:rsidDel="00000000" w:rsidR="00000000" w:rsidRPr="00000000">
        <w:rPr>
          <w:rtl w:val="0"/>
        </w:rPr>
        <w:t xml:space="preserve">Consider that both assumptions will be valid in a mixed case such as:</w:t>
      </w:r>
    </w:p>
    <w:p w:rsidR="00000000" w:rsidDel="00000000" w:rsidP="00000000" w:rsidRDefault="00000000" w:rsidRPr="00000000" w14:paraId="000003DD">
      <w:pPr>
        <w:widowControl w:val="0"/>
        <w:rPr/>
      </w:pPr>
      <w:r w:rsidDel="00000000" w:rsidR="00000000" w:rsidRPr="00000000">
        <w:rPr>
          <w:rtl w:val="0"/>
        </w:rPr>
        <w:t xml:space="preserve">N(X) = 10x - 2 (*x - 2 applies for mean, median and mode, while only *x applies to st dev, IQR and range)</w:t>
      </w:r>
    </w:p>
    <w:p w:rsidR="00000000" w:rsidDel="00000000" w:rsidP="00000000" w:rsidRDefault="00000000" w:rsidRPr="00000000" w14:paraId="000003DE">
      <w:pPr>
        <w:widowControl w:val="0"/>
        <w:rPr/>
      </w:pPr>
      <w:r w:rsidDel="00000000" w:rsidR="00000000" w:rsidRPr="00000000">
        <w:rPr>
          <w:rtl w:val="0"/>
        </w:rPr>
      </w:r>
    </w:p>
    <w:p w:rsidR="00000000" w:rsidDel="00000000" w:rsidP="00000000" w:rsidRDefault="00000000" w:rsidRPr="00000000" w14:paraId="000003DF">
      <w:pPr>
        <w:widowControl w:val="0"/>
        <w:rPr/>
      </w:pPr>
      <w:r w:rsidDel="00000000" w:rsidR="00000000" w:rsidRPr="00000000">
        <w:rPr/>
        <w:drawing>
          <wp:inline distB="114300" distT="114300" distL="114300" distR="114300">
            <wp:extent cx="5731200" cy="2438400"/>
            <wp:effectExtent b="0" l="0" r="0" t="0"/>
            <wp:docPr id="51" name="image52.png"/>
            <a:graphic>
              <a:graphicData uri="http://schemas.openxmlformats.org/drawingml/2006/picture">
                <pic:pic>
                  <pic:nvPicPr>
                    <pic:cNvPr id="0" name="image52.png"/>
                    <pic:cNvPicPr preferRelativeResize="0"/>
                  </pic:nvPicPr>
                  <pic:blipFill>
                    <a:blip r:embed="rId43"/>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widowControl w:val="0"/>
        <w:rPr/>
      </w:pPr>
      <w:r w:rsidDel="00000000" w:rsidR="00000000" w:rsidRPr="00000000">
        <w:rPr>
          <w:rtl w:val="0"/>
        </w:rPr>
      </w:r>
    </w:p>
    <w:p w:rsidR="00000000" w:rsidDel="00000000" w:rsidP="00000000" w:rsidRDefault="00000000" w:rsidRPr="00000000" w14:paraId="000003E1">
      <w:pPr>
        <w:widowControl w:val="0"/>
        <w:rPr/>
      </w:pPr>
      <w:r w:rsidDel="00000000" w:rsidR="00000000" w:rsidRPr="00000000">
        <w:rPr/>
        <w:drawing>
          <wp:inline distB="114300" distT="114300" distL="114300" distR="114300">
            <wp:extent cx="5731200" cy="3441700"/>
            <wp:effectExtent b="0" l="0" r="0" t="0"/>
            <wp:docPr id="59" name="image59.png"/>
            <a:graphic>
              <a:graphicData uri="http://schemas.openxmlformats.org/drawingml/2006/picture">
                <pic:pic>
                  <pic:nvPicPr>
                    <pic:cNvPr id="0" name="image59.png"/>
                    <pic:cNvPicPr preferRelativeResize="0"/>
                  </pic:nvPicPr>
                  <pic:blipFill>
                    <a:blip r:embed="rId44"/>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3E2">
      <w:pPr>
        <w:widowControl w:val="0"/>
        <w:rPr/>
      </w:pPr>
      <w:r w:rsidDel="00000000" w:rsidR="00000000" w:rsidRPr="00000000">
        <w:rPr>
          <w:rtl w:val="0"/>
        </w:rPr>
      </w:r>
    </w:p>
    <w:p w:rsidR="00000000" w:rsidDel="00000000" w:rsidP="00000000" w:rsidRDefault="00000000" w:rsidRPr="00000000" w14:paraId="000003E3">
      <w:pPr>
        <w:widowControl w:val="0"/>
        <w:rPr/>
      </w:pPr>
      <w:r w:rsidDel="00000000" w:rsidR="00000000" w:rsidRPr="00000000">
        <w:rPr>
          <w:rtl w:val="0"/>
        </w:rPr>
      </w:r>
    </w:p>
    <w:p w:rsidR="00000000" w:rsidDel="00000000" w:rsidP="00000000" w:rsidRDefault="00000000" w:rsidRPr="00000000" w14:paraId="000003E4">
      <w:pPr>
        <w:pStyle w:val="Heading2"/>
        <w:widowControl w:val="0"/>
        <w:rPr/>
      </w:pPr>
      <w:bookmarkStart w:colFirst="0" w:colLast="0" w:name="_ytcyfeg4cve0" w:id="72"/>
      <w:bookmarkEnd w:id="72"/>
      <w:r w:rsidDel="00000000" w:rsidR="00000000" w:rsidRPr="00000000">
        <w:rPr>
          <w:rtl w:val="0"/>
        </w:rPr>
        <w:t xml:space="preserve">Linear Combinations of Random Variables</w:t>
      </w:r>
    </w:p>
    <w:p w:rsidR="00000000" w:rsidDel="00000000" w:rsidP="00000000" w:rsidRDefault="00000000" w:rsidRPr="00000000" w14:paraId="000003E5">
      <w:pPr>
        <w:widowControl w:val="0"/>
        <w:rPr/>
      </w:pPr>
      <w:r w:rsidDel="00000000" w:rsidR="00000000" w:rsidRPr="00000000">
        <w:rPr>
          <w:rtl w:val="0"/>
        </w:rPr>
        <w:t xml:space="preserve">Let 1 2 X X and be two independent random variables. Let a and b be scalars. Then a linear</w:t>
      </w:r>
    </w:p>
    <w:p w:rsidR="00000000" w:rsidDel="00000000" w:rsidP="00000000" w:rsidRDefault="00000000" w:rsidRPr="00000000" w14:paraId="000003E6">
      <w:pPr>
        <w:widowControl w:val="0"/>
        <w:rPr/>
      </w:pPr>
      <w:r w:rsidDel="00000000" w:rsidR="00000000" w:rsidRPr="00000000">
        <w:rPr>
          <w:rtl w:val="0"/>
        </w:rPr>
        <w:t xml:space="preserve">combination of the variablesX1 X2 and is defined to be any other random variable of the form Y= aX1+ bX2. </w:t>
      </w:r>
    </w:p>
    <w:p w:rsidR="00000000" w:rsidDel="00000000" w:rsidP="00000000" w:rsidRDefault="00000000" w:rsidRPr="00000000" w14:paraId="000003E7">
      <w:pPr>
        <w:widowControl w:val="0"/>
        <w:rPr/>
      </w:pPr>
      <w:r w:rsidDel="00000000" w:rsidR="00000000" w:rsidRPr="00000000">
        <w:rPr>
          <w:rtl w:val="0"/>
        </w:rPr>
      </w:r>
    </w:p>
    <w:p w:rsidR="00000000" w:rsidDel="00000000" w:rsidP="00000000" w:rsidRDefault="00000000" w:rsidRPr="00000000" w14:paraId="000003E8">
      <w:pPr>
        <w:widowControl w:val="0"/>
        <w:rPr/>
      </w:pPr>
      <w:r w:rsidDel="00000000" w:rsidR="00000000" w:rsidRPr="00000000">
        <w:rPr>
          <w:rtl w:val="0"/>
        </w:rPr>
        <w:t xml:space="preserve">Base assumptions:</w:t>
      </w:r>
    </w:p>
    <w:p w:rsidR="00000000" w:rsidDel="00000000" w:rsidP="00000000" w:rsidRDefault="00000000" w:rsidRPr="00000000" w14:paraId="000003E9">
      <w:pPr>
        <w:widowControl w:val="0"/>
        <w:numPr>
          <w:ilvl w:val="0"/>
          <w:numId w:val="22"/>
        </w:numPr>
        <w:ind w:left="720" w:hanging="360"/>
        <w:rPr>
          <w:u w:val="none"/>
        </w:rPr>
      </w:pPr>
      <w:r w:rsidDel="00000000" w:rsidR="00000000" w:rsidRPr="00000000">
        <w:rPr>
          <w:rtl w:val="0"/>
        </w:rPr>
        <w:t xml:space="preserve">Variables must be independent.</w:t>
      </w:r>
    </w:p>
    <w:p w:rsidR="00000000" w:rsidDel="00000000" w:rsidP="00000000" w:rsidRDefault="00000000" w:rsidRPr="00000000" w14:paraId="000003EA">
      <w:pPr>
        <w:widowControl w:val="0"/>
        <w:numPr>
          <w:ilvl w:val="0"/>
          <w:numId w:val="22"/>
        </w:numPr>
        <w:ind w:left="720" w:hanging="360"/>
        <w:rPr>
          <w:u w:val="none"/>
        </w:rPr>
      </w:pPr>
      <w:r w:rsidDel="00000000" w:rsidR="00000000" w:rsidRPr="00000000">
        <w:rPr>
          <w:rtl w:val="0"/>
        </w:rPr>
        <w:t xml:space="preserve">Variables have to have matching units.</w:t>
      </w:r>
    </w:p>
    <w:p w:rsidR="00000000" w:rsidDel="00000000" w:rsidP="00000000" w:rsidRDefault="00000000" w:rsidRPr="00000000" w14:paraId="000003EB">
      <w:pPr>
        <w:widowControl w:val="0"/>
        <w:rPr/>
      </w:pPr>
      <w:r w:rsidDel="00000000" w:rsidR="00000000" w:rsidRPr="00000000">
        <w:rPr>
          <w:rtl w:val="0"/>
        </w:rPr>
      </w:r>
    </w:p>
    <w:p w:rsidR="00000000" w:rsidDel="00000000" w:rsidP="00000000" w:rsidRDefault="00000000" w:rsidRPr="00000000" w14:paraId="000003EC">
      <w:pPr>
        <w:widowControl w:val="0"/>
        <w:rPr/>
      </w:pPr>
      <w:r w:rsidDel="00000000" w:rsidR="00000000" w:rsidRPr="00000000">
        <w:rPr>
          <w:rtl w:val="0"/>
        </w:rPr>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Sum 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Difference 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Combination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 = X + Y</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 = X - 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µs = µx + µy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rPr/>
            </w:pPr>
            <w:r w:rsidDel="00000000" w:rsidR="00000000" w:rsidRPr="00000000">
              <w:rPr>
                <w:rtl w:val="0"/>
              </w:rPr>
              <w:t xml:space="preserve">µd = µx - µy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Variance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pPr>
            <m:oMath>
              <m:r>
                <m:t>σ</m:t>
              </m:r>
            </m:oMath>
            <w:r w:rsidDel="00000000" w:rsidR="00000000" w:rsidRPr="00000000">
              <w:rPr>
                <w:rtl w:val="0"/>
              </w:rPr>
              <w:t xml:space="preserve">^2s = </w:t>
            </w:r>
            <m:oMath>
              <m:r>
                <m:t>σ</m:t>
              </m:r>
            </m:oMath>
            <w:r w:rsidDel="00000000" w:rsidR="00000000" w:rsidRPr="00000000">
              <w:rPr>
                <w:rtl w:val="0"/>
              </w:rPr>
              <w:t xml:space="preserve">^2x + </w:t>
            </w:r>
            <m:oMath>
              <m:r>
                <m:t>σ</m:t>
              </m:r>
            </m:oMath>
            <w:r w:rsidDel="00000000" w:rsidR="00000000" w:rsidRPr="00000000">
              <w:rPr>
                <w:rtl w:val="0"/>
              </w:rPr>
              <w:t xml:space="preserve">^2y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pPr>
            <m:oMath>
              <m:r>
                <m:t>σ</m:t>
              </m:r>
            </m:oMath>
            <w:r w:rsidDel="00000000" w:rsidR="00000000" w:rsidRPr="00000000">
              <w:rPr>
                <w:rtl w:val="0"/>
              </w:rPr>
              <w:t xml:space="preserve">^2d = </w:t>
            </w:r>
            <m:oMath>
              <m:r>
                <m:t>σ</m:t>
              </m:r>
            </m:oMath>
            <w:r w:rsidDel="00000000" w:rsidR="00000000" w:rsidRPr="00000000">
              <w:rPr>
                <w:rtl w:val="0"/>
              </w:rPr>
              <w:t xml:space="preserve">^2x + </w:t>
            </w:r>
            <m:oMath>
              <m:r>
                <m:t>σ</m:t>
              </m:r>
            </m:oMath>
            <w:r w:rsidDel="00000000" w:rsidR="00000000" w:rsidRPr="00000000">
              <w:rPr>
                <w:rtl w:val="0"/>
              </w:rPr>
              <w:t xml:space="preserve">^2y  </w:t>
            </w:r>
          </w:p>
        </w:tc>
      </w:tr>
    </w:tbl>
    <w:p w:rsidR="00000000" w:rsidDel="00000000" w:rsidP="00000000" w:rsidRDefault="00000000" w:rsidRPr="00000000" w14:paraId="000003F9">
      <w:pPr>
        <w:widowControl w:val="0"/>
        <w:rPr/>
      </w:pPr>
      <w:r w:rsidDel="00000000" w:rsidR="00000000" w:rsidRPr="00000000">
        <w:rPr>
          <w:rtl w:val="0"/>
        </w:rPr>
      </w:r>
    </w:p>
    <w:p w:rsidR="00000000" w:rsidDel="00000000" w:rsidP="00000000" w:rsidRDefault="00000000" w:rsidRPr="00000000" w14:paraId="000003FA">
      <w:pPr>
        <w:widowControl w:val="0"/>
        <w:rPr/>
      </w:pPr>
      <w:r w:rsidDel="00000000" w:rsidR="00000000" w:rsidRPr="00000000">
        <w:rPr>
          <w:rtl w:val="0"/>
        </w:rPr>
      </w:r>
    </w:p>
    <w:p w:rsidR="00000000" w:rsidDel="00000000" w:rsidP="00000000" w:rsidRDefault="00000000" w:rsidRPr="00000000" w14:paraId="000003FB">
      <w:pPr>
        <w:widowControl w:val="0"/>
        <w:rPr/>
      </w:pPr>
      <w:r w:rsidDel="00000000" w:rsidR="00000000" w:rsidRPr="00000000">
        <w:rPr>
          <w:rtl w:val="0"/>
        </w:rPr>
      </w:r>
    </w:p>
    <w:p w:rsidR="00000000" w:rsidDel="00000000" w:rsidP="00000000" w:rsidRDefault="00000000" w:rsidRPr="00000000" w14:paraId="000003FC">
      <w:pPr>
        <w:widowControl w:val="0"/>
        <w:rPr/>
      </w:pPr>
      <w:r w:rsidDel="00000000" w:rsidR="00000000" w:rsidRPr="00000000">
        <w:rPr>
          <w:rtl w:val="0"/>
        </w:rPr>
        <w:t xml:space="preserve">Example:</w:t>
      </w:r>
    </w:p>
    <w:p w:rsidR="00000000" w:rsidDel="00000000" w:rsidP="00000000" w:rsidRDefault="00000000" w:rsidRPr="00000000" w14:paraId="000003FD">
      <w:pPr>
        <w:widowControl w:val="0"/>
        <w:rPr/>
      </w:pPr>
      <w:r w:rsidDel="00000000" w:rsidR="00000000" w:rsidRPr="00000000">
        <w:rPr>
          <w:rtl w:val="0"/>
        </w:rPr>
      </w:r>
    </w:p>
    <w:p w:rsidR="00000000" w:rsidDel="00000000" w:rsidP="00000000" w:rsidRDefault="00000000" w:rsidRPr="00000000" w14:paraId="000003FE">
      <w:pPr>
        <w:widowControl w:val="0"/>
        <w:rPr/>
      </w:pPr>
      <w:r w:rsidDel="00000000" w:rsidR="00000000" w:rsidRPr="00000000">
        <w:rPr>
          <w:rtl w:val="0"/>
        </w:rPr>
        <w:t xml:space="preserve">Time in hours 4 managers manage timesheet</w:t>
      </w:r>
    </w:p>
    <w:p w:rsidR="00000000" w:rsidDel="00000000" w:rsidP="00000000" w:rsidRDefault="00000000" w:rsidRPr="00000000" w14:paraId="000003FF">
      <w:pPr>
        <w:widowControl w:val="0"/>
        <w:rPr/>
      </w:pPr>
      <w:r w:rsidDel="00000000" w:rsidR="00000000" w:rsidRPr="00000000">
        <w:rPr>
          <w:rtl w:val="0"/>
        </w:rPr>
        <w:t xml:space="preserve">X = [1, 2, 2, 3] </w:t>
      </w:r>
    </w:p>
    <w:p w:rsidR="00000000" w:rsidDel="00000000" w:rsidP="00000000" w:rsidRDefault="00000000" w:rsidRPr="00000000" w14:paraId="00000400">
      <w:pPr>
        <w:widowControl w:val="0"/>
        <w:rPr/>
      </w:pPr>
      <w:r w:rsidDel="00000000" w:rsidR="00000000" w:rsidRPr="00000000">
        <w:rPr>
          <w:rtl w:val="0"/>
        </w:rPr>
      </w:r>
    </w:p>
    <w:p w:rsidR="00000000" w:rsidDel="00000000" w:rsidP="00000000" w:rsidRDefault="00000000" w:rsidRPr="00000000" w14:paraId="00000401">
      <w:pPr>
        <w:widowControl w:val="0"/>
        <w:rPr/>
      </w:pPr>
      <w:r w:rsidDel="00000000" w:rsidR="00000000" w:rsidRPr="00000000">
        <w:rPr>
          <w:rtl w:val="0"/>
        </w:rPr>
        <w:t xml:space="preserve">Time in hours 4 HRs manages payrolls on such timesheets</w:t>
      </w:r>
    </w:p>
    <w:p w:rsidR="00000000" w:rsidDel="00000000" w:rsidP="00000000" w:rsidRDefault="00000000" w:rsidRPr="00000000" w14:paraId="00000402">
      <w:pPr>
        <w:widowControl w:val="0"/>
        <w:rPr/>
      </w:pPr>
      <w:r w:rsidDel="00000000" w:rsidR="00000000" w:rsidRPr="00000000">
        <w:rPr>
          <w:rtl w:val="0"/>
        </w:rPr>
        <w:t xml:space="preserve">Y = [2, 3, 5, 6]</w:t>
      </w:r>
    </w:p>
    <w:p w:rsidR="00000000" w:rsidDel="00000000" w:rsidP="00000000" w:rsidRDefault="00000000" w:rsidRPr="00000000" w14:paraId="00000403">
      <w:pPr>
        <w:widowControl w:val="0"/>
        <w:rPr/>
      </w:pPr>
      <w:r w:rsidDel="00000000" w:rsidR="00000000" w:rsidRPr="00000000">
        <w:rPr>
          <w:rtl w:val="0"/>
        </w:rPr>
      </w:r>
    </w:p>
    <w:p w:rsidR="00000000" w:rsidDel="00000000" w:rsidP="00000000" w:rsidRDefault="00000000" w:rsidRPr="00000000" w14:paraId="00000404">
      <w:pPr>
        <w:widowControl w:val="0"/>
        <w:rPr/>
      </w:pPr>
      <w:r w:rsidDel="00000000" w:rsidR="00000000" w:rsidRPr="00000000">
        <w:rPr>
          <w:rtl w:val="0"/>
        </w:rPr>
      </w:r>
    </w:p>
    <w:p w:rsidR="00000000" w:rsidDel="00000000" w:rsidP="00000000" w:rsidRDefault="00000000" w:rsidRPr="00000000" w14:paraId="00000405">
      <w:pPr>
        <w:widowControl w:val="0"/>
        <w:spacing w:line="240" w:lineRule="auto"/>
        <w:rPr/>
      </w:pPr>
      <w:r w:rsidDel="00000000" w:rsidR="00000000" w:rsidRPr="00000000">
        <w:rPr>
          <w:rtl w:val="0"/>
        </w:rPr>
        <w:t xml:space="preserve">µX = (1+2+2+3) / 4 = 2</w:t>
      </w:r>
    </w:p>
    <w:p w:rsidR="00000000" w:rsidDel="00000000" w:rsidP="00000000" w:rsidRDefault="00000000" w:rsidRPr="00000000" w14:paraId="00000406">
      <w:pPr>
        <w:widowControl w:val="0"/>
        <w:spacing w:line="240" w:lineRule="auto"/>
        <w:rPr/>
      </w:pPr>
      <w:r w:rsidDel="00000000" w:rsidR="00000000" w:rsidRPr="00000000">
        <w:rPr>
          <w:rtl w:val="0"/>
        </w:rPr>
      </w:r>
    </w:p>
    <w:p w:rsidR="00000000" w:rsidDel="00000000" w:rsidP="00000000" w:rsidRDefault="00000000" w:rsidRPr="00000000" w14:paraId="00000407">
      <w:pPr>
        <w:widowControl w:val="0"/>
        <w:spacing w:line="240" w:lineRule="auto"/>
        <w:rPr/>
      </w:pPr>
      <w:r w:rsidDel="00000000" w:rsidR="00000000" w:rsidRPr="00000000">
        <w:rPr>
          <w:rtl w:val="0"/>
        </w:rPr>
        <w:t xml:space="preserve">µY = (2+3+5+6) / 4 = 4</w:t>
      </w:r>
    </w:p>
    <w:p w:rsidR="00000000" w:rsidDel="00000000" w:rsidP="00000000" w:rsidRDefault="00000000" w:rsidRPr="00000000" w14:paraId="00000408">
      <w:pPr>
        <w:widowControl w:val="0"/>
        <w:spacing w:line="240" w:lineRule="auto"/>
        <w:rPr/>
      </w:pPr>
      <w:r w:rsidDel="00000000" w:rsidR="00000000" w:rsidRPr="00000000">
        <w:rPr>
          <w:rtl w:val="0"/>
        </w:rPr>
      </w:r>
    </w:p>
    <w:p w:rsidR="00000000" w:rsidDel="00000000" w:rsidP="00000000" w:rsidRDefault="00000000" w:rsidRPr="00000000" w14:paraId="00000409">
      <w:pPr>
        <w:widowControl w:val="0"/>
        <w:spacing w:line="240" w:lineRule="auto"/>
        <w:rPr/>
      </w:pPr>
      <m:oMath>
        <m:r>
          <m:t>σ</m:t>
        </m:r>
      </m:oMath>
      <w:r w:rsidDel="00000000" w:rsidR="00000000" w:rsidRPr="00000000">
        <w:rPr>
          <w:rtl w:val="0"/>
        </w:rPr>
        <w:t xml:space="preserve">^2X = [(1 - 2)^2 + (2 - 2)^2 + (2 - 2)^2 + (3 - 2)^2] / 4 = 0.5</w:t>
      </w:r>
    </w:p>
    <w:p w:rsidR="00000000" w:rsidDel="00000000" w:rsidP="00000000" w:rsidRDefault="00000000" w:rsidRPr="00000000" w14:paraId="0000040A">
      <w:pPr>
        <w:widowControl w:val="0"/>
        <w:spacing w:line="240" w:lineRule="auto"/>
        <w:rPr/>
      </w:pPr>
      <w:r w:rsidDel="00000000" w:rsidR="00000000" w:rsidRPr="00000000">
        <w:rPr>
          <w:rtl w:val="0"/>
        </w:rPr>
      </w:r>
    </w:p>
    <w:p w:rsidR="00000000" w:rsidDel="00000000" w:rsidP="00000000" w:rsidRDefault="00000000" w:rsidRPr="00000000" w14:paraId="0000040B">
      <w:pPr>
        <w:widowControl w:val="0"/>
        <w:spacing w:line="240" w:lineRule="auto"/>
        <w:rPr/>
      </w:pPr>
      <m:oMath>
        <m:r>
          <m:t>σ</m:t>
        </m:r>
      </m:oMath>
      <w:r w:rsidDel="00000000" w:rsidR="00000000" w:rsidRPr="00000000">
        <w:rPr>
          <w:rtl w:val="0"/>
        </w:rPr>
        <w:t xml:space="preserve">X =  SQR(0.5) = 0.70</w:t>
      </w:r>
    </w:p>
    <w:p w:rsidR="00000000" w:rsidDel="00000000" w:rsidP="00000000" w:rsidRDefault="00000000" w:rsidRPr="00000000" w14:paraId="0000040C">
      <w:pPr>
        <w:widowControl w:val="0"/>
        <w:spacing w:line="240" w:lineRule="auto"/>
        <w:rPr/>
      </w:pPr>
      <w:r w:rsidDel="00000000" w:rsidR="00000000" w:rsidRPr="00000000">
        <w:rPr>
          <w:rtl w:val="0"/>
        </w:rPr>
      </w:r>
    </w:p>
    <w:p w:rsidR="00000000" w:rsidDel="00000000" w:rsidP="00000000" w:rsidRDefault="00000000" w:rsidRPr="00000000" w14:paraId="0000040D">
      <w:pPr>
        <w:widowControl w:val="0"/>
        <w:spacing w:line="240" w:lineRule="auto"/>
        <w:rPr/>
      </w:pPr>
      <m:oMath>
        <m:r>
          <m:t>σ</m:t>
        </m:r>
      </m:oMath>
      <w:r w:rsidDel="00000000" w:rsidR="00000000" w:rsidRPr="00000000">
        <w:rPr>
          <w:rtl w:val="0"/>
        </w:rPr>
        <w:t xml:space="preserve">^2Y = [(2 - 4)^2 + (3 - 4)^2 + (5 - 4)^2 + (6 - 4)^2] / 4 = 2.5</w:t>
      </w:r>
    </w:p>
    <w:p w:rsidR="00000000" w:rsidDel="00000000" w:rsidP="00000000" w:rsidRDefault="00000000" w:rsidRPr="00000000" w14:paraId="0000040E">
      <w:pPr>
        <w:widowControl w:val="0"/>
        <w:rPr/>
      </w:pPr>
      <w:r w:rsidDel="00000000" w:rsidR="00000000" w:rsidRPr="00000000">
        <w:rPr>
          <w:rtl w:val="0"/>
        </w:rPr>
      </w:r>
    </w:p>
    <w:p w:rsidR="00000000" w:rsidDel="00000000" w:rsidP="00000000" w:rsidRDefault="00000000" w:rsidRPr="00000000" w14:paraId="0000040F">
      <w:pPr>
        <w:widowControl w:val="0"/>
        <w:spacing w:line="240" w:lineRule="auto"/>
        <w:rPr/>
      </w:pPr>
      <m:oMath>
        <m:r>
          <m:t>σ</m:t>
        </m:r>
      </m:oMath>
      <w:r w:rsidDel="00000000" w:rsidR="00000000" w:rsidRPr="00000000">
        <w:rPr>
          <w:rtl w:val="0"/>
        </w:rPr>
        <w:t xml:space="preserve">Y =  SQR(2.5) = 1.58</w:t>
      </w:r>
    </w:p>
    <w:p w:rsidR="00000000" w:rsidDel="00000000" w:rsidP="00000000" w:rsidRDefault="00000000" w:rsidRPr="00000000" w14:paraId="00000410">
      <w:pPr>
        <w:widowControl w:val="0"/>
        <w:rPr/>
      </w:pPr>
      <w:r w:rsidDel="00000000" w:rsidR="00000000" w:rsidRPr="00000000">
        <w:rPr>
          <w:rtl w:val="0"/>
        </w:rPr>
      </w:r>
    </w:p>
    <w:p w:rsidR="00000000" w:rsidDel="00000000" w:rsidP="00000000" w:rsidRDefault="00000000" w:rsidRPr="00000000" w14:paraId="00000411">
      <w:pPr>
        <w:widowControl w:val="0"/>
        <w:rPr/>
      </w:pPr>
      <w:r w:rsidDel="00000000" w:rsidR="00000000" w:rsidRPr="00000000">
        <w:rPr>
          <w:rtl w:val="0"/>
        </w:rPr>
        <w:t xml:space="preserve">X + Y</w:t>
      </w:r>
    </w:p>
    <w:p w:rsidR="00000000" w:rsidDel="00000000" w:rsidP="00000000" w:rsidRDefault="00000000" w:rsidRPr="00000000" w14:paraId="00000412">
      <w:pPr>
        <w:widowControl w:val="0"/>
        <w:spacing w:line="240" w:lineRule="auto"/>
        <w:rPr/>
      </w:pPr>
      <w:r w:rsidDel="00000000" w:rsidR="00000000" w:rsidRPr="00000000">
        <w:rPr>
          <w:rtl w:val="0"/>
        </w:rPr>
        <w:t xml:space="preserve">µS = 2 + 4 = 6</w:t>
      </w:r>
    </w:p>
    <w:p w:rsidR="00000000" w:rsidDel="00000000" w:rsidP="00000000" w:rsidRDefault="00000000" w:rsidRPr="00000000" w14:paraId="00000413">
      <w:pPr>
        <w:widowControl w:val="0"/>
        <w:spacing w:line="240" w:lineRule="auto"/>
        <w:rPr/>
      </w:pPr>
      <m:oMath>
        <m:r>
          <m:t>σ</m:t>
        </m:r>
      </m:oMath>
      <w:r w:rsidDel="00000000" w:rsidR="00000000" w:rsidRPr="00000000">
        <w:rPr>
          <w:rtl w:val="0"/>
        </w:rPr>
        <w:t xml:space="preserve">^2S = 0.5 + 2.5 = 3</w:t>
      </w:r>
    </w:p>
    <w:p w:rsidR="00000000" w:rsidDel="00000000" w:rsidP="00000000" w:rsidRDefault="00000000" w:rsidRPr="00000000" w14:paraId="00000414">
      <w:pPr>
        <w:widowControl w:val="0"/>
        <w:spacing w:line="240" w:lineRule="auto"/>
        <w:rPr/>
      </w:pPr>
      <m:oMath>
        <m:r>
          <m:t>σ</m:t>
        </m:r>
      </m:oMath>
      <w:r w:rsidDel="00000000" w:rsidR="00000000" w:rsidRPr="00000000">
        <w:rPr>
          <w:rtl w:val="0"/>
        </w:rPr>
        <w:t xml:space="preserve">S = SQR(3) = 1.73</w:t>
      </w:r>
    </w:p>
    <w:p w:rsidR="00000000" w:rsidDel="00000000" w:rsidP="00000000" w:rsidRDefault="00000000" w:rsidRPr="00000000" w14:paraId="00000415">
      <w:pPr>
        <w:widowControl w:val="0"/>
        <w:rPr/>
      </w:pPr>
      <w:r w:rsidDel="00000000" w:rsidR="00000000" w:rsidRPr="00000000">
        <w:rPr>
          <w:rtl w:val="0"/>
        </w:rPr>
      </w:r>
    </w:p>
    <w:p w:rsidR="00000000" w:rsidDel="00000000" w:rsidP="00000000" w:rsidRDefault="00000000" w:rsidRPr="00000000" w14:paraId="00000416">
      <w:pPr>
        <w:widowControl w:val="0"/>
        <w:rPr/>
      </w:pPr>
      <w:r w:rsidDel="00000000" w:rsidR="00000000" w:rsidRPr="00000000">
        <w:rPr>
          <w:rtl w:val="0"/>
        </w:rPr>
        <w:t xml:space="preserve">X - Y</w:t>
      </w:r>
    </w:p>
    <w:p w:rsidR="00000000" w:rsidDel="00000000" w:rsidP="00000000" w:rsidRDefault="00000000" w:rsidRPr="00000000" w14:paraId="00000417">
      <w:pPr>
        <w:widowControl w:val="0"/>
        <w:spacing w:line="240" w:lineRule="auto"/>
        <w:rPr/>
      </w:pPr>
      <w:r w:rsidDel="00000000" w:rsidR="00000000" w:rsidRPr="00000000">
        <w:rPr>
          <w:rtl w:val="0"/>
        </w:rPr>
        <w:t xml:space="preserve">µD = |2 - 4| = 2</w:t>
      </w:r>
    </w:p>
    <w:p w:rsidR="00000000" w:rsidDel="00000000" w:rsidP="00000000" w:rsidRDefault="00000000" w:rsidRPr="00000000" w14:paraId="00000418">
      <w:pPr>
        <w:widowControl w:val="0"/>
        <w:spacing w:line="240" w:lineRule="auto"/>
        <w:rPr/>
      </w:pPr>
      <m:oMath>
        <m:r>
          <m:t>σ</m:t>
        </m:r>
      </m:oMath>
      <w:r w:rsidDel="00000000" w:rsidR="00000000" w:rsidRPr="00000000">
        <w:rPr>
          <w:rtl w:val="0"/>
        </w:rPr>
        <w:t xml:space="preserve">^2D = 0.5 + 2.5 = 3</w:t>
      </w:r>
    </w:p>
    <w:p w:rsidR="00000000" w:rsidDel="00000000" w:rsidP="00000000" w:rsidRDefault="00000000" w:rsidRPr="00000000" w14:paraId="00000419">
      <w:pPr>
        <w:widowControl w:val="0"/>
        <w:spacing w:line="240" w:lineRule="auto"/>
        <w:rPr/>
      </w:pPr>
      <m:oMath>
        <m:r>
          <m:t>σ</m:t>
        </m:r>
      </m:oMath>
      <w:r w:rsidDel="00000000" w:rsidR="00000000" w:rsidRPr="00000000">
        <w:rPr>
          <w:rtl w:val="0"/>
        </w:rPr>
        <w:t xml:space="preserve">D = SQR(3) = 1.73</w:t>
      </w:r>
    </w:p>
    <w:p w:rsidR="00000000" w:rsidDel="00000000" w:rsidP="00000000" w:rsidRDefault="00000000" w:rsidRPr="00000000" w14:paraId="0000041A">
      <w:pPr>
        <w:widowControl w:val="0"/>
        <w:rPr/>
      </w:pPr>
      <w:r w:rsidDel="00000000" w:rsidR="00000000" w:rsidRPr="00000000">
        <w:rPr>
          <w:rtl w:val="0"/>
        </w:rPr>
      </w:r>
    </w:p>
    <w:p w:rsidR="00000000" w:rsidDel="00000000" w:rsidP="00000000" w:rsidRDefault="00000000" w:rsidRPr="00000000" w14:paraId="0000041B">
      <w:pPr>
        <w:pStyle w:val="Heading3"/>
        <w:widowControl w:val="0"/>
        <w:rPr/>
      </w:pPr>
      <w:bookmarkStart w:colFirst="0" w:colLast="0" w:name="_yvfxv82x37aa" w:id="73"/>
      <w:bookmarkEnd w:id="73"/>
      <w:r w:rsidDel="00000000" w:rsidR="00000000" w:rsidRPr="00000000">
        <w:rPr>
          <w:rtl w:val="0"/>
        </w:rPr>
        <w:t xml:space="preserve">Fair Game</w:t>
      </w:r>
    </w:p>
    <w:p w:rsidR="00000000" w:rsidDel="00000000" w:rsidP="00000000" w:rsidRDefault="00000000" w:rsidRPr="00000000" w14:paraId="0000041C">
      <w:pPr>
        <w:rPr/>
      </w:pPr>
      <w:r w:rsidDel="00000000" w:rsidR="00000000" w:rsidRPr="00000000">
        <w:rPr>
          <w:rtl w:val="0"/>
        </w:rPr>
        <w:t xml:space="preserve">A fair game (“gioco equo”) is a game (a bet, as an example, or a lottery) in which the cost of playing the game equals the expected winnings of the game, so that net value of the game equals zero.</w:t>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t xml:space="preserve">W = B/p = 1</w:t>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t xml:space="preserve">Where:</w:t>
        <w:br w:type="textWrapping"/>
        <w:t xml:space="preserve">W = win</w:t>
      </w:r>
    </w:p>
    <w:p w:rsidR="00000000" w:rsidDel="00000000" w:rsidP="00000000" w:rsidRDefault="00000000" w:rsidRPr="00000000" w14:paraId="00000421">
      <w:pPr>
        <w:rPr/>
      </w:pPr>
      <w:r w:rsidDel="00000000" w:rsidR="00000000" w:rsidRPr="00000000">
        <w:rPr>
          <w:rtl w:val="0"/>
        </w:rPr>
        <w:t xml:space="preserve">B = Bet</w:t>
      </w:r>
    </w:p>
    <w:p w:rsidR="00000000" w:rsidDel="00000000" w:rsidP="00000000" w:rsidRDefault="00000000" w:rsidRPr="00000000" w14:paraId="00000422">
      <w:pPr>
        <w:rPr/>
      </w:pPr>
      <w:r w:rsidDel="00000000" w:rsidR="00000000" w:rsidRPr="00000000">
        <w:rPr>
          <w:rtl w:val="0"/>
        </w:rPr>
        <w:t xml:space="preserve">p = probability</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b w:val="1"/>
        </w:rPr>
      </w:pPr>
      <w:r w:rsidDel="00000000" w:rsidR="00000000" w:rsidRPr="00000000">
        <w:rPr>
          <w:b w:val="1"/>
          <w:rtl w:val="0"/>
        </w:rPr>
        <w:t xml:space="preserve">Example: is the state lottery fair?</w:t>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t xml:space="preserve">The Italian national lottery (“Lotto</w:t>
      </w:r>
      <w:r w:rsidDel="00000000" w:rsidR="00000000" w:rsidRPr="00000000">
        <w:rPr>
          <w:vertAlign w:val="superscript"/>
        </w:rPr>
        <w:footnoteReference w:customMarkFollows="0" w:id="1"/>
      </w:r>
      <w:r w:rsidDel="00000000" w:rsidR="00000000" w:rsidRPr="00000000">
        <w:rPr>
          <w:rtl w:val="0"/>
        </w:rPr>
        <w:t xml:space="preserve">”) is a bingo where 5 numbers are drawn out of a poll of 90. Repetition is not allowed (extracted numbers are discarded). </w:t>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t xml:space="preserve">You win if you have all the 5 numbers on your card, in no specific order (there are also some minor prizes such as “ambo” for two numbers, “terno” for three numbers, and such. But the logic is the same).</w:t>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pPr>
      <w:r w:rsidDel="00000000" w:rsidR="00000000" w:rsidRPr="00000000">
        <w:rPr>
          <w:rtl w:val="0"/>
        </w:rPr>
        <w:t xml:space="preserve">A five is paying 6’000’000 times the bet.</w:t>
        <w:br w:type="textWrapping"/>
        <w:br w:type="textWrapping"/>
        <w:t xml:space="preserve">It this fair? Intuitively, it’s not. </w:t>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pPr>
      <w:r w:rsidDel="00000000" w:rsidR="00000000" w:rsidRPr="00000000">
        <w:rPr>
          <w:rtl w:val="0"/>
        </w:rPr>
        <w:t xml:space="preserve">But we are here not to assume but to investigate.</w:t>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pPr>
      <w:r w:rsidDel="00000000" w:rsidR="00000000" w:rsidRPr="00000000">
        <w:rPr>
          <w:rtl w:val="0"/>
        </w:rPr>
        <w:t xml:space="preserve">All the combinations of 5 numbers are C(n,k) hence:</w:t>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t xml:space="preserve">90! / 5!(90-5)! = 43’949’268 </w:t>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t xml:space="preserve">This is obviously matching the official lottery statement.</w:t>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t xml:space="preserve">(see Combinatorics chapter for details)</w:t>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t xml:space="preserve">The probability of winning is then 1/43’949’268 = 0,00000228%</w:t>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t xml:space="preserve">Fair game will assume: </w:t>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t xml:space="preserve">W = B/p = 1</w:t>
      </w:r>
      <w:r w:rsidDel="00000000" w:rsidR="00000000" w:rsidRPr="00000000">
        <w:rPr>
          <w:rtl w:val="0"/>
        </w:rPr>
      </w:r>
    </w:p>
    <w:p w:rsidR="00000000" w:rsidDel="00000000" w:rsidP="00000000" w:rsidRDefault="00000000" w:rsidRPr="00000000" w14:paraId="0000043B">
      <w:pPr>
        <w:widowControl w:val="0"/>
        <w:rPr/>
      </w:pPr>
      <w:r w:rsidDel="00000000" w:rsidR="00000000" w:rsidRPr="00000000">
        <w:rPr>
          <w:rtl w:val="0"/>
        </w:rPr>
      </w:r>
    </w:p>
    <w:p w:rsidR="00000000" w:rsidDel="00000000" w:rsidP="00000000" w:rsidRDefault="00000000" w:rsidRPr="00000000" w14:paraId="0000043C">
      <w:pPr>
        <w:widowControl w:val="0"/>
        <w:rPr/>
      </w:pPr>
      <w:r w:rsidDel="00000000" w:rsidR="00000000" w:rsidRPr="00000000">
        <w:rPr>
          <w:rtl w:val="0"/>
        </w:rPr>
        <w:t xml:space="preserve">But we have:</w:t>
      </w:r>
    </w:p>
    <w:p w:rsidR="00000000" w:rsidDel="00000000" w:rsidP="00000000" w:rsidRDefault="00000000" w:rsidRPr="00000000" w14:paraId="0000043D">
      <w:pPr>
        <w:widowControl w:val="0"/>
        <w:rPr/>
      </w:pPr>
      <w:r w:rsidDel="00000000" w:rsidR="00000000" w:rsidRPr="00000000">
        <w:rPr>
          <w:rtl w:val="0"/>
        </w:rPr>
        <w:t xml:space="preserve">W = 6’000’000</w:t>
      </w:r>
    </w:p>
    <w:p w:rsidR="00000000" w:rsidDel="00000000" w:rsidP="00000000" w:rsidRDefault="00000000" w:rsidRPr="00000000" w14:paraId="0000043E">
      <w:pPr>
        <w:widowControl w:val="0"/>
        <w:rPr/>
      </w:pPr>
      <w:r w:rsidDel="00000000" w:rsidR="00000000" w:rsidRPr="00000000">
        <w:rPr>
          <w:rtl w:val="0"/>
        </w:rPr>
        <w:t xml:space="preserve">B = 1</w:t>
      </w:r>
    </w:p>
    <w:p w:rsidR="00000000" w:rsidDel="00000000" w:rsidP="00000000" w:rsidRDefault="00000000" w:rsidRPr="00000000" w14:paraId="0000043F">
      <w:pPr>
        <w:widowControl w:val="0"/>
        <w:rPr/>
      </w:pPr>
      <w:r w:rsidDel="00000000" w:rsidR="00000000" w:rsidRPr="00000000">
        <w:rPr>
          <w:rtl w:val="0"/>
        </w:rPr>
        <w:t xml:space="preserve">p = 0,00000228%</w:t>
      </w:r>
    </w:p>
    <w:p w:rsidR="00000000" w:rsidDel="00000000" w:rsidP="00000000" w:rsidRDefault="00000000" w:rsidRPr="00000000" w14:paraId="00000440">
      <w:pPr>
        <w:widowControl w:val="0"/>
        <w:rPr/>
      </w:pPr>
      <w:r w:rsidDel="00000000" w:rsidR="00000000" w:rsidRPr="00000000">
        <w:rPr>
          <w:rtl w:val="0"/>
        </w:rPr>
      </w:r>
    </w:p>
    <w:p w:rsidR="00000000" w:rsidDel="00000000" w:rsidP="00000000" w:rsidRDefault="00000000" w:rsidRPr="00000000" w14:paraId="00000441">
      <w:pPr>
        <w:widowControl w:val="0"/>
        <w:rPr/>
      </w:pPr>
      <w:r w:rsidDel="00000000" w:rsidR="00000000" w:rsidRPr="00000000">
        <w:rPr>
          <w:rtl w:val="0"/>
        </w:rPr>
        <w:t xml:space="preserve">W = B/p = 1/ 0,00000228% = 43’949’268</w:t>
      </w:r>
    </w:p>
    <w:p w:rsidR="00000000" w:rsidDel="00000000" w:rsidP="00000000" w:rsidRDefault="00000000" w:rsidRPr="00000000" w14:paraId="00000442">
      <w:pPr>
        <w:widowControl w:val="0"/>
        <w:rPr/>
      </w:pPr>
      <w:r w:rsidDel="00000000" w:rsidR="00000000" w:rsidRPr="00000000">
        <w:rPr>
          <w:rtl w:val="0"/>
        </w:rPr>
      </w:r>
    </w:p>
    <w:p w:rsidR="00000000" w:rsidDel="00000000" w:rsidP="00000000" w:rsidRDefault="00000000" w:rsidRPr="00000000" w14:paraId="00000443">
      <w:pPr>
        <w:widowControl w:val="0"/>
        <w:rPr/>
      </w:pPr>
      <w:r w:rsidDel="00000000" w:rsidR="00000000" w:rsidRPr="00000000">
        <w:rPr>
          <w:rtl w:val="0"/>
        </w:rPr>
        <w:t xml:space="preserve">How unfair is that game?</w:t>
      </w:r>
    </w:p>
    <w:p w:rsidR="00000000" w:rsidDel="00000000" w:rsidP="00000000" w:rsidRDefault="00000000" w:rsidRPr="00000000" w14:paraId="00000444">
      <w:pPr>
        <w:widowControl w:val="0"/>
        <w:rPr/>
      </w:pPr>
      <w:r w:rsidDel="00000000" w:rsidR="00000000" w:rsidRPr="00000000">
        <w:rPr>
          <w:rtl w:val="0"/>
        </w:rPr>
      </w:r>
    </w:p>
    <w:p w:rsidR="00000000" w:rsidDel="00000000" w:rsidP="00000000" w:rsidRDefault="00000000" w:rsidRPr="00000000" w14:paraId="00000445">
      <w:pPr>
        <w:widowControl w:val="0"/>
        <w:rPr/>
      </w:pPr>
      <w:r w:rsidDel="00000000" w:rsidR="00000000" w:rsidRPr="00000000">
        <w:rPr>
          <w:rtl w:val="0"/>
        </w:rPr>
        <w:t xml:space="preserve">43’949’268 / 6’000’000 = 7,32</w:t>
      </w:r>
    </w:p>
    <w:p w:rsidR="00000000" w:rsidDel="00000000" w:rsidP="00000000" w:rsidRDefault="00000000" w:rsidRPr="00000000" w14:paraId="00000446">
      <w:pPr>
        <w:widowControl w:val="0"/>
        <w:rPr/>
      </w:pPr>
      <w:r w:rsidDel="00000000" w:rsidR="00000000" w:rsidRPr="00000000">
        <w:rPr>
          <w:rtl w:val="0"/>
        </w:rPr>
      </w:r>
    </w:p>
    <w:p w:rsidR="00000000" w:rsidDel="00000000" w:rsidP="00000000" w:rsidRDefault="00000000" w:rsidRPr="00000000" w14:paraId="00000447">
      <w:pPr>
        <w:widowControl w:val="0"/>
        <w:rPr/>
      </w:pPr>
      <w:r w:rsidDel="00000000" w:rsidR="00000000" w:rsidRPr="00000000">
        <w:rPr>
          <w:rtl w:val="0"/>
        </w:rPr>
        <w:t xml:space="preserve">The Italian lotto is more than 7 times unfair for the player.</w:t>
      </w:r>
    </w:p>
    <w:p w:rsidR="00000000" w:rsidDel="00000000" w:rsidP="00000000" w:rsidRDefault="00000000" w:rsidRPr="00000000" w14:paraId="00000448">
      <w:pPr>
        <w:pStyle w:val="Heading1"/>
        <w:widowControl w:val="0"/>
        <w:rPr/>
      </w:pPr>
      <w:bookmarkStart w:colFirst="0" w:colLast="0" w:name="_3njhrwpqcb15" w:id="74"/>
      <w:bookmarkEnd w:id="74"/>
      <w:r w:rsidDel="00000000" w:rsidR="00000000" w:rsidRPr="00000000">
        <w:rPr>
          <w:rtl w:val="0"/>
        </w:rPr>
        <w:t xml:space="preserve">Joint Distribution</w:t>
      </w:r>
    </w:p>
    <w:p w:rsidR="00000000" w:rsidDel="00000000" w:rsidP="00000000" w:rsidRDefault="00000000" w:rsidRPr="00000000" w14:paraId="00000449">
      <w:pPr>
        <w:widowControl w:val="0"/>
        <w:rPr/>
      </w:pPr>
      <w:r w:rsidDel="00000000" w:rsidR="00000000" w:rsidRPr="00000000">
        <w:rPr>
          <w:rtl w:val="0"/>
        </w:rPr>
        <w:t xml:space="preserve">Joint distributions allow us to mathematically quantify the relationship between two distributions of data. </w:t>
      </w:r>
    </w:p>
    <w:p w:rsidR="00000000" w:rsidDel="00000000" w:rsidP="00000000" w:rsidRDefault="00000000" w:rsidRPr="00000000" w14:paraId="0000044A">
      <w:pPr>
        <w:widowControl w:val="0"/>
        <w:rPr/>
      </w:pPr>
      <w:r w:rsidDel="00000000" w:rsidR="00000000" w:rsidRPr="00000000">
        <w:rPr>
          <w:rtl w:val="0"/>
        </w:rPr>
      </w:r>
    </w:p>
    <w:p w:rsidR="00000000" w:rsidDel="00000000" w:rsidP="00000000" w:rsidRDefault="00000000" w:rsidRPr="00000000" w14:paraId="0000044B">
      <w:pPr>
        <w:widowControl w:val="0"/>
        <w:rPr/>
      </w:pPr>
      <w:r w:rsidDel="00000000" w:rsidR="00000000" w:rsidRPr="00000000">
        <w:rPr>
          <w:rtl w:val="0"/>
        </w:rPr>
        <w:t xml:space="preserve">Given two random variables that are defined on the same probability space, the joint probability distribution is the corresponding probability distribution on all possible pairs of outputs. </w:t>
      </w:r>
    </w:p>
    <w:p w:rsidR="00000000" w:rsidDel="00000000" w:rsidP="00000000" w:rsidRDefault="00000000" w:rsidRPr="00000000" w14:paraId="0000044C">
      <w:pPr>
        <w:widowControl w:val="0"/>
        <w:rPr/>
      </w:pPr>
      <w:r w:rsidDel="00000000" w:rsidR="00000000" w:rsidRPr="00000000">
        <w:rPr>
          <w:rtl w:val="0"/>
        </w:rPr>
      </w:r>
    </w:p>
    <w:p w:rsidR="00000000" w:rsidDel="00000000" w:rsidP="00000000" w:rsidRDefault="00000000" w:rsidRPr="00000000" w14:paraId="0000044D">
      <w:pPr>
        <w:widowControl w:val="0"/>
        <w:rPr/>
      </w:pPr>
      <w:r w:rsidDel="00000000" w:rsidR="00000000" w:rsidRPr="00000000">
        <w:rPr>
          <w:rtl w:val="0"/>
        </w:rPr>
        <w:t xml:space="preserve">The joint distribution can just as well be considered for any given number of random variables. </w:t>
      </w:r>
    </w:p>
    <w:p w:rsidR="00000000" w:rsidDel="00000000" w:rsidP="00000000" w:rsidRDefault="00000000" w:rsidRPr="00000000" w14:paraId="0000044E">
      <w:pPr>
        <w:widowControl w:val="0"/>
        <w:rPr/>
      </w:pPr>
      <w:r w:rsidDel="00000000" w:rsidR="00000000" w:rsidRPr="00000000">
        <w:rPr>
          <w:rtl w:val="0"/>
        </w:rPr>
      </w:r>
    </w:p>
    <w:p w:rsidR="00000000" w:rsidDel="00000000" w:rsidP="00000000" w:rsidRDefault="00000000" w:rsidRPr="00000000" w14:paraId="0000044F">
      <w:pPr>
        <w:widowControl w:val="0"/>
        <w:rPr/>
      </w:pPr>
      <w:r w:rsidDel="00000000" w:rsidR="00000000" w:rsidRPr="00000000">
        <w:rPr>
          <w:rtl w:val="0"/>
        </w:rPr>
        <w:t xml:space="preserve">The joint distribution encodes the marginal distributions, i.e. the distributions of each of the individual random variables. It also encodes the conditional probability distributions, which deal with how the outputs of one random variable are distributed when given information on the outputs of the other random variable(s).</w:t>
      </w:r>
    </w:p>
    <w:p w:rsidR="00000000" w:rsidDel="00000000" w:rsidP="00000000" w:rsidRDefault="00000000" w:rsidRPr="00000000" w14:paraId="00000450">
      <w:pPr>
        <w:pStyle w:val="Heading2"/>
        <w:widowControl w:val="0"/>
        <w:rPr/>
      </w:pPr>
      <w:bookmarkStart w:colFirst="0" w:colLast="0" w:name="_a42mpi4h4phv" w:id="75"/>
      <w:bookmarkEnd w:id="75"/>
      <w:r w:rsidDel="00000000" w:rsidR="00000000" w:rsidRPr="00000000">
        <w:rPr>
          <w:rtl w:val="0"/>
        </w:rPr>
        <w:t xml:space="preserve">Covariance</w:t>
      </w:r>
    </w:p>
    <w:p w:rsidR="00000000" w:rsidDel="00000000" w:rsidP="00000000" w:rsidRDefault="00000000" w:rsidRPr="00000000" w14:paraId="00000451">
      <w:pPr>
        <w:widowControl w:val="0"/>
        <w:rPr/>
      </w:pPr>
      <w:r w:rsidDel="00000000" w:rsidR="00000000" w:rsidRPr="00000000">
        <w:rPr>
          <w:rtl w:val="0"/>
        </w:rPr>
        <w:t xml:space="preserve">Covariance is a numerical value that provides a measure of how much two variables vary together.</w:t>
      </w:r>
    </w:p>
    <w:p w:rsidR="00000000" w:rsidDel="00000000" w:rsidP="00000000" w:rsidRDefault="00000000" w:rsidRPr="00000000" w14:paraId="00000452">
      <w:pPr>
        <w:widowControl w:val="0"/>
        <w:rPr/>
      </w:pPr>
      <w:r w:rsidDel="00000000" w:rsidR="00000000" w:rsidRPr="00000000">
        <w:rPr>
          <w:rtl w:val="0"/>
        </w:rPr>
      </w:r>
    </w:p>
    <w:p w:rsidR="00000000" w:rsidDel="00000000" w:rsidP="00000000" w:rsidRDefault="00000000" w:rsidRPr="00000000" w14:paraId="00000453">
      <w:pPr>
        <w:widowControl w:val="0"/>
        <w:rPr/>
      </w:pPr>
      <w:r w:rsidDel="00000000" w:rsidR="00000000" w:rsidRPr="00000000">
        <w:rPr>
          <w:rtl w:val="0"/>
        </w:rPr>
        <w:t xml:space="preserve">It evaluates how the variables change together, providing the </w:t>
      </w:r>
      <w:r w:rsidDel="00000000" w:rsidR="00000000" w:rsidRPr="00000000">
        <w:rPr>
          <w:b w:val="1"/>
          <w:rtl w:val="0"/>
        </w:rPr>
        <w:t xml:space="preserve">direction</w:t>
      </w:r>
      <w:r w:rsidDel="00000000" w:rsidR="00000000" w:rsidRPr="00000000">
        <w:rPr>
          <w:rtl w:val="0"/>
        </w:rPr>
        <w:t xml:space="preserve"> of the variation. </w:t>
      </w:r>
    </w:p>
    <w:p w:rsidR="00000000" w:rsidDel="00000000" w:rsidP="00000000" w:rsidRDefault="00000000" w:rsidRPr="00000000" w14:paraId="00000454">
      <w:pPr>
        <w:widowControl w:val="0"/>
        <w:rPr/>
      </w:pPr>
      <w:r w:rsidDel="00000000" w:rsidR="00000000" w:rsidRPr="00000000">
        <w:rPr>
          <w:rtl w:val="0"/>
        </w:rPr>
        <w:t xml:space="preserve">It’s a measure of the variance between two variables. However, the metric does not assess the dependency between variables.</w:t>
      </w:r>
    </w:p>
    <w:p w:rsidR="00000000" w:rsidDel="00000000" w:rsidP="00000000" w:rsidRDefault="00000000" w:rsidRPr="00000000" w14:paraId="00000455">
      <w:pPr>
        <w:widowControl w:val="0"/>
        <w:rPr/>
      </w:pPr>
      <w:r w:rsidDel="00000000" w:rsidR="00000000" w:rsidRPr="00000000">
        <w:rPr>
          <w:rtl w:val="0"/>
        </w:rPr>
      </w:r>
    </w:p>
    <w:p w:rsidR="00000000" w:rsidDel="00000000" w:rsidP="00000000" w:rsidRDefault="00000000" w:rsidRPr="00000000" w14:paraId="00000456">
      <w:pPr>
        <w:widowControl w:val="0"/>
        <w:rPr/>
      </w:pPr>
      <w:r w:rsidDel="00000000" w:rsidR="00000000" w:rsidRPr="00000000">
        <w:rPr>
          <w:rtl w:val="0"/>
        </w:rPr>
        <w:t xml:space="preserve">A </w:t>
      </w:r>
      <w:r w:rsidDel="00000000" w:rsidR="00000000" w:rsidRPr="00000000">
        <w:rPr>
          <w:b w:val="1"/>
          <w:rtl w:val="0"/>
        </w:rPr>
        <w:t xml:space="preserve">positive covariance </w:t>
      </w:r>
      <w:r w:rsidDel="00000000" w:rsidR="00000000" w:rsidRPr="00000000">
        <w:rPr>
          <w:rtl w:val="0"/>
        </w:rPr>
        <w:t xml:space="preserve">means that it’s expected both variables have a concordant behavior (X grows, Y grows, X decreases, Y decreases).</w:t>
      </w:r>
    </w:p>
    <w:p w:rsidR="00000000" w:rsidDel="00000000" w:rsidP="00000000" w:rsidRDefault="00000000" w:rsidRPr="00000000" w14:paraId="00000457">
      <w:pPr>
        <w:widowControl w:val="0"/>
        <w:rPr/>
      </w:pPr>
      <w:r w:rsidDel="00000000" w:rsidR="00000000" w:rsidRPr="00000000">
        <w:rPr>
          <w:rtl w:val="0"/>
        </w:rPr>
      </w:r>
    </w:p>
    <w:p w:rsidR="00000000" w:rsidDel="00000000" w:rsidP="00000000" w:rsidRDefault="00000000" w:rsidRPr="00000000" w14:paraId="00000458">
      <w:pPr>
        <w:widowControl w:val="0"/>
        <w:rPr/>
      </w:pPr>
      <w:r w:rsidDel="00000000" w:rsidR="00000000" w:rsidRPr="00000000">
        <w:rPr>
          <w:rtl w:val="0"/>
        </w:rPr>
        <w:t xml:space="preserve">A </w:t>
      </w:r>
      <w:r w:rsidDel="00000000" w:rsidR="00000000" w:rsidRPr="00000000">
        <w:rPr>
          <w:b w:val="1"/>
          <w:rtl w:val="0"/>
        </w:rPr>
        <w:t xml:space="preserve">negative covariance</w:t>
      </w:r>
      <w:r w:rsidDel="00000000" w:rsidR="00000000" w:rsidRPr="00000000">
        <w:rPr>
          <w:rtl w:val="0"/>
        </w:rPr>
        <w:t xml:space="preserve"> means that it’s expected both variables have a discordant behavior </w:t>
      </w:r>
    </w:p>
    <w:p w:rsidR="00000000" w:rsidDel="00000000" w:rsidP="00000000" w:rsidRDefault="00000000" w:rsidRPr="00000000" w14:paraId="00000459">
      <w:pPr>
        <w:widowControl w:val="0"/>
        <w:rPr/>
      </w:pPr>
      <w:r w:rsidDel="00000000" w:rsidR="00000000" w:rsidRPr="00000000">
        <w:rPr>
          <w:rtl w:val="0"/>
        </w:rPr>
        <w:t xml:space="preserve">(X grows, Y decreases, X decreases, Y grows).</w:t>
      </w:r>
    </w:p>
    <w:p w:rsidR="00000000" w:rsidDel="00000000" w:rsidP="00000000" w:rsidRDefault="00000000" w:rsidRPr="00000000" w14:paraId="0000045A">
      <w:pPr>
        <w:widowControl w:val="0"/>
        <w:rPr/>
      </w:pPr>
      <w:r w:rsidDel="00000000" w:rsidR="00000000" w:rsidRPr="00000000">
        <w:rPr>
          <w:rtl w:val="0"/>
        </w:rPr>
      </w:r>
    </w:p>
    <w:p w:rsidR="00000000" w:rsidDel="00000000" w:rsidP="00000000" w:rsidRDefault="00000000" w:rsidRPr="00000000" w14:paraId="0000045B">
      <w:pPr>
        <w:widowControl w:val="0"/>
        <w:rPr/>
      </w:pPr>
      <w:r w:rsidDel="00000000" w:rsidR="00000000" w:rsidRPr="00000000">
        <w:rPr>
          <w:rtl w:val="0"/>
        </w:rPr>
        <w:t xml:space="preserve">A </w:t>
      </w:r>
      <w:r w:rsidDel="00000000" w:rsidR="00000000" w:rsidRPr="00000000">
        <w:rPr>
          <w:b w:val="1"/>
          <w:rtl w:val="0"/>
        </w:rPr>
        <w:t xml:space="preserve">neutral covariance</w:t>
      </w:r>
      <w:r w:rsidDel="00000000" w:rsidR="00000000" w:rsidRPr="00000000">
        <w:rPr>
          <w:rtl w:val="0"/>
        </w:rPr>
        <w:t xml:space="preserve"> means that the variables have no relations with each other.</w:t>
      </w:r>
    </w:p>
    <w:p w:rsidR="00000000" w:rsidDel="00000000" w:rsidP="00000000" w:rsidRDefault="00000000" w:rsidRPr="00000000" w14:paraId="0000045C">
      <w:pPr>
        <w:widowControl w:val="0"/>
        <w:rPr/>
      </w:pPr>
      <w:r w:rsidDel="00000000" w:rsidR="00000000" w:rsidRPr="00000000">
        <w:rPr>
          <w:rtl w:val="0"/>
        </w:rPr>
      </w:r>
    </w:p>
    <w:p w:rsidR="00000000" w:rsidDel="00000000" w:rsidP="00000000" w:rsidRDefault="00000000" w:rsidRPr="00000000" w14:paraId="0000045D">
      <w:pPr>
        <w:widowControl w:val="0"/>
        <w:rPr/>
      </w:pPr>
      <w:r w:rsidDel="00000000" w:rsidR="00000000" w:rsidRPr="00000000">
        <w:rPr>
          <w:b w:val="1"/>
          <w:rtl w:val="0"/>
        </w:rPr>
        <w:t xml:space="preserve">Population Covariance</w:t>
      </w:r>
      <w:r w:rsidDel="00000000" w:rsidR="00000000" w:rsidRPr="00000000">
        <w:rPr>
          <w:rtl w:val="0"/>
        </w:rPr>
        <w:t xml:space="preserve">:</w:t>
      </w:r>
    </w:p>
    <w:p w:rsidR="00000000" w:rsidDel="00000000" w:rsidP="00000000" w:rsidRDefault="00000000" w:rsidRPr="00000000" w14:paraId="0000045E">
      <w:pPr>
        <w:widowControl w:val="0"/>
        <w:rPr/>
      </w:pPr>
      <w:r w:rsidDel="00000000" w:rsidR="00000000" w:rsidRPr="00000000">
        <w:rPr/>
        <w:drawing>
          <wp:inline distB="114300" distT="114300" distL="114300" distR="114300">
            <wp:extent cx="3744787" cy="765131"/>
            <wp:effectExtent b="0" l="0" r="0" t="0"/>
            <wp:docPr id="30" name="image35.png"/>
            <a:graphic>
              <a:graphicData uri="http://schemas.openxmlformats.org/drawingml/2006/picture">
                <pic:pic>
                  <pic:nvPicPr>
                    <pic:cNvPr id="0" name="image35.png"/>
                    <pic:cNvPicPr preferRelativeResize="0"/>
                  </pic:nvPicPr>
                  <pic:blipFill>
                    <a:blip r:embed="rId45"/>
                    <a:srcRect b="0" l="0" r="0" t="0"/>
                    <a:stretch>
                      <a:fillRect/>
                    </a:stretch>
                  </pic:blipFill>
                  <pic:spPr>
                    <a:xfrm>
                      <a:off x="0" y="0"/>
                      <a:ext cx="3744787" cy="765131"/>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widowControl w:val="0"/>
        <w:rPr/>
      </w:pPr>
      <w:r w:rsidDel="00000000" w:rsidR="00000000" w:rsidRPr="00000000">
        <w:rPr>
          <w:rtl w:val="0"/>
        </w:rPr>
      </w:r>
    </w:p>
    <w:p w:rsidR="00000000" w:rsidDel="00000000" w:rsidP="00000000" w:rsidRDefault="00000000" w:rsidRPr="00000000" w14:paraId="00000460">
      <w:pPr>
        <w:widowControl w:val="0"/>
        <w:rPr>
          <w:b w:val="1"/>
        </w:rPr>
      </w:pPr>
      <w:r w:rsidDel="00000000" w:rsidR="00000000" w:rsidRPr="00000000">
        <w:rPr>
          <w:b w:val="1"/>
          <w:rtl w:val="0"/>
        </w:rPr>
        <w:t xml:space="preserve">Sample Covariance</w:t>
      </w:r>
    </w:p>
    <w:p w:rsidR="00000000" w:rsidDel="00000000" w:rsidP="00000000" w:rsidRDefault="00000000" w:rsidRPr="00000000" w14:paraId="00000461">
      <w:pPr>
        <w:widowControl w:val="0"/>
        <w:rPr/>
      </w:pPr>
      <w:r w:rsidDel="00000000" w:rsidR="00000000" w:rsidRPr="00000000">
        <w:rPr/>
        <w:drawing>
          <wp:inline distB="114300" distT="114300" distL="114300" distR="114300">
            <wp:extent cx="3105150" cy="545850"/>
            <wp:effectExtent b="0" l="0" r="0" t="0"/>
            <wp:docPr id="34" name="image28.png"/>
            <a:graphic>
              <a:graphicData uri="http://schemas.openxmlformats.org/drawingml/2006/picture">
                <pic:pic>
                  <pic:nvPicPr>
                    <pic:cNvPr id="0" name="image28.png"/>
                    <pic:cNvPicPr preferRelativeResize="0"/>
                  </pic:nvPicPr>
                  <pic:blipFill>
                    <a:blip r:embed="rId46"/>
                    <a:srcRect b="63498" l="0" r="-1875" t="0"/>
                    <a:stretch>
                      <a:fillRect/>
                    </a:stretch>
                  </pic:blipFill>
                  <pic:spPr>
                    <a:xfrm>
                      <a:off x="0" y="0"/>
                      <a:ext cx="3105150" cy="545850"/>
                    </a:xfrm>
                    <a:prstGeom prst="rect"/>
                    <a:ln/>
                  </pic:spPr>
                </pic:pic>
              </a:graphicData>
            </a:graphic>
          </wp:inline>
        </w:drawing>
      </w:r>
      <w:r w:rsidDel="00000000" w:rsidR="00000000" w:rsidRPr="00000000">
        <w:rPr>
          <w:rtl w:val="0"/>
        </w:rPr>
      </w:r>
    </w:p>
    <w:p w:rsidR="00000000" w:rsidDel="00000000" w:rsidP="00000000" w:rsidRDefault="00000000" w:rsidRPr="00000000" w14:paraId="00000462">
      <w:pPr>
        <w:widowControl w:val="0"/>
        <w:rPr/>
      </w:pPr>
      <w:r w:rsidDel="00000000" w:rsidR="00000000" w:rsidRPr="00000000">
        <w:rPr>
          <w:rtl w:val="0"/>
        </w:rPr>
      </w:r>
    </w:p>
    <w:p w:rsidR="00000000" w:rsidDel="00000000" w:rsidP="00000000" w:rsidRDefault="00000000" w:rsidRPr="00000000" w14:paraId="00000463">
      <w:pPr>
        <w:widowControl w:val="0"/>
        <w:rPr/>
      </w:pPr>
      <w:r w:rsidDel="00000000" w:rsidR="00000000" w:rsidRPr="00000000">
        <w:rPr>
          <w:rtl w:val="0"/>
        </w:rPr>
      </w:r>
    </w:p>
    <w:p w:rsidR="00000000" w:rsidDel="00000000" w:rsidP="00000000" w:rsidRDefault="00000000" w:rsidRPr="00000000" w14:paraId="00000464">
      <w:pPr>
        <w:widowControl w:val="0"/>
        <w:rPr/>
      </w:pPr>
      <w:r w:rsidDel="00000000" w:rsidR="00000000" w:rsidRPr="00000000">
        <w:rPr>
          <w:rtl w:val="0"/>
        </w:rPr>
      </w:r>
    </w:p>
    <w:p w:rsidR="00000000" w:rsidDel="00000000" w:rsidP="00000000" w:rsidRDefault="00000000" w:rsidRPr="00000000" w14:paraId="00000465">
      <w:pPr>
        <w:pStyle w:val="Heading2"/>
        <w:widowControl w:val="0"/>
        <w:rPr/>
      </w:pPr>
      <w:bookmarkStart w:colFirst="0" w:colLast="0" w:name="_jzrnz39nkl1" w:id="76"/>
      <w:bookmarkEnd w:id="76"/>
      <w:r w:rsidDel="00000000" w:rsidR="00000000" w:rsidRPr="00000000">
        <w:rPr>
          <w:rtl w:val="0"/>
        </w:rPr>
        <w:t xml:space="preserve">Correlation</w:t>
      </w:r>
    </w:p>
    <w:p w:rsidR="00000000" w:rsidDel="00000000" w:rsidP="00000000" w:rsidRDefault="00000000" w:rsidRPr="00000000" w14:paraId="00000466">
      <w:pPr>
        <w:widowControl w:val="0"/>
        <w:rPr/>
      </w:pPr>
      <w:r w:rsidDel="00000000" w:rsidR="00000000" w:rsidRPr="00000000">
        <w:rPr>
          <w:rtl w:val="0"/>
        </w:rPr>
        <w:t xml:space="preserve">Correlation is a metric used to measure the </w:t>
      </w:r>
      <w:r w:rsidDel="00000000" w:rsidR="00000000" w:rsidRPr="00000000">
        <w:rPr>
          <w:b w:val="1"/>
          <w:rtl w:val="0"/>
        </w:rPr>
        <w:t xml:space="preserve">strength</w:t>
      </w:r>
      <w:r w:rsidDel="00000000" w:rsidR="00000000" w:rsidRPr="00000000">
        <w:rPr>
          <w:rtl w:val="0"/>
        </w:rPr>
        <w:t xml:space="preserve"> of a  statistical relationship between two random variables. It’s also called a </w:t>
      </w:r>
      <w:r w:rsidDel="00000000" w:rsidR="00000000" w:rsidRPr="00000000">
        <w:rPr>
          <w:b w:val="1"/>
          <w:rtl w:val="0"/>
        </w:rPr>
        <w:t xml:space="preserve">measure of relationship</w:t>
      </w:r>
      <w:r w:rsidDel="00000000" w:rsidR="00000000" w:rsidRPr="00000000">
        <w:rPr>
          <w:rtl w:val="0"/>
        </w:rPr>
        <w:t xml:space="preserve">.</w:t>
      </w:r>
    </w:p>
    <w:p w:rsidR="00000000" w:rsidDel="00000000" w:rsidP="00000000" w:rsidRDefault="00000000" w:rsidRPr="00000000" w14:paraId="00000467">
      <w:pPr>
        <w:widowControl w:val="0"/>
        <w:rPr/>
      </w:pPr>
      <w:r w:rsidDel="00000000" w:rsidR="00000000" w:rsidRPr="00000000">
        <w:rPr>
          <w:rtl w:val="0"/>
        </w:rPr>
      </w:r>
    </w:p>
    <w:p w:rsidR="00000000" w:rsidDel="00000000" w:rsidP="00000000" w:rsidRDefault="00000000" w:rsidRPr="00000000" w14:paraId="00000468">
      <w:pPr>
        <w:widowControl w:val="0"/>
        <w:rPr/>
      </w:pPr>
      <w:r w:rsidDel="00000000" w:rsidR="00000000" w:rsidRPr="00000000">
        <w:rPr>
          <w:rtl w:val="0"/>
        </w:rPr>
        <w:t xml:space="preserve">The correlation coefficient is a dimensionless metric and its value ranges from -1 to +1. </w:t>
      </w:r>
    </w:p>
    <w:p w:rsidR="00000000" w:rsidDel="00000000" w:rsidP="00000000" w:rsidRDefault="00000000" w:rsidRPr="00000000" w14:paraId="00000469">
      <w:pPr>
        <w:widowControl w:val="0"/>
        <w:rPr/>
      </w:pPr>
      <w:r w:rsidDel="00000000" w:rsidR="00000000" w:rsidRPr="00000000">
        <w:rPr>
          <w:rtl w:val="0"/>
        </w:rPr>
      </w:r>
    </w:p>
    <w:p w:rsidR="00000000" w:rsidDel="00000000" w:rsidP="00000000" w:rsidRDefault="00000000" w:rsidRPr="00000000" w14:paraId="0000046A">
      <w:pPr>
        <w:widowControl w:val="0"/>
        <w:rPr/>
      </w:pPr>
      <w:r w:rsidDel="00000000" w:rsidR="00000000" w:rsidRPr="00000000">
        <w:rPr>
          <w:rtl w:val="0"/>
        </w:rPr>
        <w:t xml:space="preserve">The closer it is to +1 or -1, the more closely the two variables are related. </w:t>
      </w:r>
    </w:p>
    <w:p w:rsidR="00000000" w:rsidDel="00000000" w:rsidP="00000000" w:rsidRDefault="00000000" w:rsidRPr="00000000" w14:paraId="0000046B">
      <w:pPr>
        <w:widowControl w:val="0"/>
        <w:rPr/>
      </w:pPr>
      <w:r w:rsidDel="00000000" w:rsidR="00000000" w:rsidRPr="00000000">
        <w:rPr>
          <w:rtl w:val="0"/>
        </w:rPr>
      </w:r>
    </w:p>
    <w:p w:rsidR="00000000" w:rsidDel="00000000" w:rsidP="00000000" w:rsidRDefault="00000000" w:rsidRPr="00000000" w14:paraId="0000046C">
      <w:pPr>
        <w:widowControl w:val="0"/>
        <w:rPr/>
      </w:pPr>
      <w:r w:rsidDel="00000000" w:rsidR="00000000" w:rsidRPr="00000000">
        <w:rPr>
          <w:rtl w:val="0"/>
        </w:rPr>
        <w:t xml:space="preserve">If there is no relationship at all between two variables, then the correlation coefficient will certainly be 0. However, if it is 0 then we can only say that there is no linear relationship. There could exist other functional relationships between the variables.</w:t>
      </w:r>
    </w:p>
    <w:p w:rsidR="00000000" w:rsidDel="00000000" w:rsidP="00000000" w:rsidRDefault="00000000" w:rsidRPr="00000000" w14:paraId="0000046D">
      <w:pPr>
        <w:widowControl w:val="0"/>
        <w:rPr/>
      </w:pPr>
      <w:r w:rsidDel="00000000" w:rsidR="00000000" w:rsidRPr="00000000">
        <w:rPr>
          <w:rtl w:val="0"/>
        </w:rPr>
      </w:r>
    </w:p>
    <w:p w:rsidR="00000000" w:rsidDel="00000000" w:rsidP="00000000" w:rsidRDefault="00000000" w:rsidRPr="00000000" w14:paraId="0000046E">
      <w:pPr>
        <w:widowControl w:val="0"/>
        <w:rPr/>
      </w:pPr>
      <w:r w:rsidDel="00000000" w:rsidR="00000000" w:rsidRPr="00000000">
        <w:rPr>
          <w:rtl w:val="0"/>
        </w:rPr>
        <w:t xml:space="preserve">+1: positive correlation (X grows, Y grows, X decreases, Y decreases).</w:t>
      </w:r>
    </w:p>
    <w:p w:rsidR="00000000" w:rsidDel="00000000" w:rsidP="00000000" w:rsidRDefault="00000000" w:rsidRPr="00000000" w14:paraId="0000046F">
      <w:pPr>
        <w:widowControl w:val="0"/>
        <w:rPr/>
      </w:pPr>
      <w:r w:rsidDel="00000000" w:rsidR="00000000" w:rsidRPr="00000000">
        <w:rPr>
          <w:rtl w:val="0"/>
        </w:rPr>
        <w:t xml:space="preserve">-1: negative correlation (X grows, Y decreases, X decreases, Y grows).</w:t>
      </w:r>
    </w:p>
    <w:p w:rsidR="00000000" w:rsidDel="00000000" w:rsidP="00000000" w:rsidRDefault="00000000" w:rsidRPr="00000000" w14:paraId="00000470">
      <w:pPr>
        <w:widowControl w:val="0"/>
        <w:rPr/>
      </w:pPr>
      <w:r w:rsidDel="00000000" w:rsidR="00000000" w:rsidRPr="00000000">
        <w:rPr>
          <w:rtl w:val="0"/>
        </w:rPr>
      </w:r>
    </w:p>
    <w:p w:rsidR="00000000" w:rsidDel="00000000" w:rsidP="00000000" w:rsidRDefault="00000000" w:rsidRPr="00000000" w14:paraId="00000471">
      <w:pPr>
        <w:widowControl w:val="0"/>
        <w:rPr/>
      </w:pPr>
      <w:r w:rsidDel="00000000" w:rsidR="00000000" w:rsidRPr="00000000">
        <w:rPr>
          <w:rtl w:val="0"/>
        </w:rPr>
        <w:t xml:space="preserve">While Covariance just measures the direction of variation between two variables, Correlation explores the strength and relation of the variation, in a standardized and comparable format.</w:t>
      </w:r>
    </w:p>
    <w:p w:rsidR="00000000" w:rsidDel="00000000" w:rsidP="00000000" w:rsidRDefault="00000000" w:rsidRPr="00000000" w14:paraId="00000472">
      <w:pPr>
        <w:widowControl w:val="0"/>
        <w:rPr/>
      </w:pPr>
      <w:r w:rsidDel="00000000" w:rsidR="00000000" w:rsidRPr="00000000">
        <w:rPr>
          <w:rtl w:val="0"/>
        </w:rPr>
      </w:r>
    </w:p>
    <w:p w:rsidR="00000000" w:rsidDel="00000000" w:rsidP="00000000" w:rsidRDefault="00000000" w:rsidRPr="00000000" w14:paraId="00000473">
      <w:pPr>
        <w:widowControl w:val="0"/>
        <w:rPr/>
      </w:pPr>
      <w:r w:rsidDel="00000000" w:rsidR="00000000" w:rsidRPr="00000000">
        <w:rPr>
          <w:rtl w:val="0"/>
        </w:rPr>
        <w:t xml:space="preserve">In statistics application, there are three kind of correlation being applied:</w:t>
      </w:r>
    </w:p>
    <w:p w:rsidR="00000000" w:rsidDel="00000000" w:rsidP="00000000" w:rsidRDefault="00000000" w:rsidRPr="00000000" w14:paraId="00000474">
      <w:pPr>
        <w:widowControl w:val="0"/>
        <w:rPr/>
      </w:pPr>
      <w:r w:rsidDel="00000000" w:rsidR="00000000" w:rsidRPr="00000000">
        <w:rPr>
          <w:rtl w:val="0"/>
        </w:rPr>
      </w:r>
    </w:p>
    <w:p w:rsidR="00000000" w:rsidDel="00000000" w:rsidP="00000000" w:rsidRDefault="00000000" w:rsidRPr="00000000" w14:paraId="00000475">
      <w:pPr>
        <w:widowControl w:val="0"/>
        <w:numPr>
          <w:ilvl w:val="0"/>
          <w:numId w:val="14"/>
        </w:numPr>
        <w:ind w:left="720" w:hanging="360"/>
        <w:rPr>
          <w:u w:val="none"/>
        </w:rPr>
      </w:pPr>
      <w:r w:rsidDel="00000000" w:rsidR="00000000" w:rsidRPr="00000000">
        <w:rPr>
          <w:rtl w:val="0"/>
        </w:rPr>
        <w:t xml:space="preserve">Pearson (Parametric method).</w:t>
      </w:r>
    </w:p>
    <w:p w:rsidR="00000000" w:rsidDel="00000000" w:rsidP="00000000" w:rsidRDefault="00000000" w:rsidRPr="00000000" w14:paraId="00000476">
      <w:pPr>
        <w:widowControl w:val="0"/>
        <w:numPr>
          <w:ilvl w:val="0"/>
          <w:numId w:val="14"/>
        </w:numPr>
        <w:ind w:left="720" w:hanging="360"/>
        <w:rPr>
          <w:u w:val="none"/>
        </w:rPr>
      </w:pPr>
      <w:r w:rsidDel="00000000" w:rsidR="00000000" w:rsidRPr="00000000">
        <w:rPr>
          <w:rtl w:val="0"/>
        </w:rPr>
        <w:t xml:space="preserve">Spearman (Nonparametric Method).</w:t>
      </w:r>
    </w:p>
    <w:p w:rsidR="00000000" w:rsidDel="00000000" w:rsidP="00000000" w:rsidRDefault="00000000" w:rsidRPr="00000000" w14:paraId="00000477">
      <w:pPr>
        <w:widowControl w:val="0"/>
        <w:numPr>
          <w:ilvl w:val="0"/>
          <w:numId w:val="14"/>
        </w:numPr>
        <w:ind w:left="720" w:hanging="360"/>
        <w:rPr>
          <w:u w:val="none"/>
        </w:rPr>
      </w:pPr>
      <w:r w:rsidDel="00000000" w:rsidR="00000000" w:rsidRPr="00000000">
        <w:rPr>
          <w:rtl w:val="0"/>
        </w:rPr>
        <w:t xml:space="preserve">Kendall (Nonparametric Method).</w:t>
      </w:r>
    </w:p>
    <w:p w:rsidR="00000000" w:rsidDel="00000000" w:rsidP="00000000" w:rsidRDefault="00000000" w:rsidRPr="00000000" w14:paraId="00000478">
      <w:pPr>
        <w:pStyle w:val="Heading3"/>
        <w:widowControl w:val="0"/>
        <w:rPr/>
      </w:pPr>
      <w:bookmarkStart w:colFirst="0" w:colLast="0" w:name="_wrvb1aespcgb" w:id="77"/>
      <w:bookmarkEnd w:id="77"/>
      <w:r w:rsidDel="00000000" w:rsidR="00000000" w:rsidRPr="00000000">
        <w:rPr>
          <w:rtl w:val="0"/>
        </w:rPr>
        <w:t xml:space="preserve">Pearson correlation</w:t>
      </w:r>
    </w:p>
    <w:p w:rsidR="00000000" w:rsidDel="00000000" w:rsidP="00000000" w:rsidRDefault="00000000" w:rsidRPr="00000000" w14:paraId="00000479">
      <w:pPr>
        <w:widowControl w:val="0"/>
        <w:ind w:left="0" w:firstLine="0"/>
        <w:rPr/>
      </w:pPr>
      <w:r w:rsidDel="00000000" w:rsidR="00000000" w:rsidRPr="00000000">
        <w:rPr>
          <w:rtl w:val="0"/>
        </w:rPr>
      </w:r>
    </w:p>
    <w:p w:rsidR="00000000" w:rsidDel="00000000" w:rsidP="00000000" w:rsidRDefault="00000000" w:rsidRPr="00000000" w14:paraId="0000047A">
      <w:pPr>
        <w:widowControl w:val="0"/>
        <w:ind w:left="0" w:firstLine="0"/>
        <w:rPr/>
      </w:pPr>
      <w:r w:rsidDel="00000000" w:rsidR="00000000" w:rsidRPr="00000000">
        <w:rPr>
          <w:rtl w:val="0"/>
        </w:rPr>
        <w:t xml:space="preserve">Pearson r correlation is the most widely used correlation statistic to measure the degree of the relationship between linearly related variables. For the Pearson r correlation, both variables should be normally distributed (normally distributed variables have a bell-shaped curve). </w:t>
      </w:r>
    </w:p>
    <w:p w:rsidR="00000000" w:rsidDel="00000000" w:rsidP="00000000" w:rsidRDefault="00000000" w:rsidRPr="00000000" w14:paraId="0000047B">
      <w:pPr>
        <w:widowControl w:val="0"/>
        <w:ind w:left="0" w:firstLine="0"/>
        <w:rPr/>
      </w:pPr>
      <w:r w:rsidDel="00000000" w:rsidR="00000000" w:rsidRPr="00000000">
        <w:rPr>
          <w:rtl w:val="0"/>
        </w:rPr>
      </w:r>
    </w:p>
    <w:p w:rsidR="00000000" w:rsidDel="00000000" w:rsidP="00000000" w:rsidRDefault="00000000" w:rsidRPr="00000000" w14:paraId="0000047C">
      <w:pPr>
        <w:widowControl w:val="0"/>
        <w:ind w:left="0" w:firstLine="0"/>
        <w:rPr/>
      </w:pPr>
      <w:r w:rsidDel="00000000" w:rsidR="00000000" w:rsidRPr="00000000">
        <w:rPr>
          <w:rtl w:val="0"/>
        </w:rPr>
        <w:t xml:space="preserve">Pearson correlation assumptions:</w:t>
      </w:r>
    </w:p>
    <w:p w:rsidR="00000000" w:rsidDel="00000000" w:rsidP="00000000" w:rsidRDefault="00000000" w:rsidRPr="00000000" w14:paraId="0000047D">
      <w:pPr>
        <w:widowControl w:val="0"/>
        <w:numPr>
          <w:ilvl w:val="0"/>
          <w:numId w:val="26"/>
        </w:numPr>
        <w:ind w:left="720" w:hanging="360"/>
        <w:rPr>
          <w:u w:val="none"/>
        </w:rPr>
      </w:pPr>
      <w:r w:rsidDel="00000000" w:rsidR="00000000" w:rsidRPr="00000000">
        <w:rPr>
          <w:rtl w:val="0"/>
        </w:rPr>
        <w:t xml:space="preserve">Each observation should have a pair of values.</w:t>
      </w:r>
    </w:p>
    <w:p w:rsidR="00000000" w:rsidDel="00000000" w:rsidP="00000000" w:rsidRDefault="00000000" w:rsidRPr="00000000" w14:paraId="0000047E">
      <w:pPr>
        <w:widowControl w:val="0"/>
        <w:numPr>
          <w:ilvl w:val="0"/>
          <w:numId w:val="26"/>
        </w:numPr>
        <w:ind w:left="720" w:hanging="360"/>
        <w:rPr>
          <w:u w:val="none"/>
        </w:rPr>
      </w:pPr>
      <w:r w:rsidDel="00000000" w:rsidR="00000000" w:rsidRPr="00000000">
        <w:rPr>
          <w:rtl w:val="0"/>
        </w:rPr>
        <w:t xml:space="preserve">Each variable should be continuous.</w:t>
      </w:r>
    </w:p>
    <w:p w:rsidR="00000000" w:rsidDel="00000000" w:rsidP="00000000" w:rsidRDefault="00000000" w:rsidRPr="00000000" w14:paraId="0000047F">
      <w:pPr>
        <w:widowControl w:val="0"/>
        <w:numPr>
          <w:ilvl w:val="0"/>
          <w:numId w:val="26"/>
        </w:numPr>
        <w:ind w:left="720" w:hanging="360"/>
        <w:rPr>
          <w:u w:val="none"/>
        </w:rPr>
      </w:pPr>
      <w:r w:rsidDel="00000000" w:rsidR="00000000" w:rsidRPr="00000000">
        <w:rPr>
          <w:rtl w:val="0"/>
        </w:rPr>
        <w:t xml:space="preserve">It should be the absence of outliers.</w:t>
      </w:r>
    </w:p>
    <w:p w:rsidR="00000000" w:rsidDel="00000000" w:rsidP="00000000" w:rsidRDefault="00000000" w:rsidRPr="00000000" w14:paraId="00000480">
      <w:pPr>
        <w:widowControl w:val="0"/>
        <w:numPr>
          <w:ilvl w:val="0"/>
          <w:numId w:val="26"/>
        </w:numPr>
        <w:ind w:left="720" w:hanging="360"/>
        <w:rPr>
          <w:u w:val="none"/>
        </w:rPr>
      </w:pPr>
      <w:r w:rsidDel="00000000" w:rsidR="00000000" w:rsidRPr="00000000">
        <w:rPr>
          <w:rtl w:val="0"/>
        </w:rPr>
        <w:t xml:space="preserve">It assumes linearity and homoscedasticity (same finite and homogeneity of variance)..</w:t>
      </w:r>
    </w:p>
    <w:p w:rsidR="00000000" w:rsidDel="00000000" w:rsidP="00000000" w:rsidRDefault="00000000" w:rsidRPr="00000000" w14:paraId="00000481">
      <w:pPr>
        <w:widowControl w:val="0"/>
        <w:ind w:left="0" w:firstLine="0"/>
        <w:rPr/>
      </w:pPr>
      <w:r w:rsidDel="00000000" w:rsidR="00000000" w:rsidRPr="00000000">
        <w:rPr>
          <w:rtl w:val="0"/>
        </w:rPr>
      </w:r>
    </w:p>
    <w:p w:rsidR="00000000" w:rsidDel="00000000" w:rsidP="00000000" w:rsidRDefault="00000000" w:rsidRPr="00000000" w14:paraId="00000482">
      <w:pPr>
        <w:widowControl w:val="0"/>
        <w:ind w:left="0" w:firstLine="0"/>
        <w:rPr/>
      </w:pPr>
      <w:r w:rsidDel="00000000" w:rsidR="00000000" w:rsidRPr="00000000">
        <w:rPr>
          <w:rtl w:val="0"/>
        </w:rPr>
      </w:r>
    </w:p>
    <w:p w:rsidR="00000000" w:rsidDel="00000000" w:rsidP="00000000" w:rsidRDefault="00000000" w:rsidRPr="00000000" w14:paraId="00000483">
      <w:pPr>
        <w:widowControl w:val="0"/>
        <w:ind w:left="0" w:firstLine="0"/>
        <w:rPr/>
      </w:pPr>
      <w:r w:rsidDel="00000000" w:rsidR="00000000" w:rsidRPr="00000000">
        <w:rPr>
          <w:rtl w:val="0"/>
        </w:rPr>
        <w:t xml:space="preserve">Pearson correlation is expressed with the greek letter </w:t>
      </w:r>
      <m:oMath>
        <m:r>
          <m:t>ρ</m:t>
        </m:r>
      </m:oMath>
      <w:r w:rsidDel="00000000" w:rsidR="00000000" w:rsidRPr="00000000">
        <w:rPr>
          <w:rtl w:val="0"/>
        </w:rPr>
        <w:t xml:space="preserve"> when referred to population or r when referred to a sample. </w:t>
      </w:r>
    </w:p>
    <w:p w:rsidR="00000000" w:rsidDel="00000000" w:rsidP="00000000" w:rsidRDefault="00000000" w:rsidRPr="00000000" w14:paraId="00000484">
      <w:pPr>
        <w:widowControl w:val="0"/>
        <w:ind w:left="0" w:firstLine="0"/>
        <w:rPr/>
      </w:pPr>
      <w:r w:rsidDel="00000000" w:rsidR="00000000" w:rsidRPr="00000000">
        <w:rPr>
          <w:rtl w:val="0"/>
        </w:rPr>
      </w:r>
    </w:p>
    <w:p w:rsidR="00000000" w:rsidDel="00000000" w:rsidP="00000000" w:rsidRDefault="00000000" w:rsidRPr="00000000" w14:paraId="00000485">
      <w:pPr>
        <w:widowControl w:val="0"/>
        <w:rPr/>
      </w:pPr>
      <w:r w:rsidDel="00000000" w:rsidR="00000000" w:rsidRPr="00000000">
        <w:rPr>
          <w:rtl w:val="0"/>
        </w:rPr>
      </w:r>
    </w:p>
    <w:p w:rsidR="00000000" w:rsidDel="00000000" w:rsidP="00000000" w:rsidRDefault="00000000" w:rsidRPr="00000000" w14:paraId="00000486">
      <w:pPr>
        <w:widowControl w:val="0"/>
        <w:rPr/>
      </w:pPr>
      <w:r w:rsidDel="00000000" w:rsidR="00000000" w:rsidRPr="00000000">
        <w:rPr>
          <w:rtl w:val="0"/>
        </w:rPr>
      </w:r>
    </w:p>
    <w:p w:rsidR="00000000" w:rsidDel="00000000" w:rsidP="00000000" w:rsidRDefault="00000000" w:rsidRPr="00000000" w14:paraId="00000487">
      <w:pPr>
        <w:widowControl w:val="0"/>
        <w:rPr/>
      </w:pPr>
      <w:r w:rsidDel="00000000" w:rsidR="00000000" w:rsidRPr="00000000">
        <w:rPr/>
        <w:drawing>
          <wp:inline distB="114300" distT="114300" distL="114300" distR="114300">
            <wp:extent cx="2550795" cy="679051"/>
            <wp:effectExtent b="0" l="0" r="0" t="0"/>
            <wp:docPr id="60" name="image57.png"/>
            <a:graphic>
              <a:graphicData uri="http://schemas.openxmlformats.org/drawingml/2006/picture">
                <pic:pic>
                  <pic:nvPicPr>
                    <pic:cNvPr id="0" name="image57.png"/>
                    <pic:cNvPicPr preferRelativeResize="0"/>
                  </pic:nvPicPr>
                  <pic:blipFill>
                    <a:blip r:embed="rId47"/>
                    <a:srcRect b="0" l="0" r="0" t="0"/>
                    <a:stretch>
                      <a:fillRect/>
                    </a:stretch>
                  </pic:blipFill>
                  <pic:spPr>
                    <a:xfrm>
                      <a:off x="0" y="0"/>
                      <a:ext cx="2550795" cy="679051"/>
                    </a:xfrm>
                    <a:prstGeom prst="rect"/>
                    <a:ln/>
                  </pic:spPr>
                </pic:pic>
              </a:graphicData>
            </a:graphic>
          </wp:inline>
        </w:drawing>
      </w:r>
      <w:r w:rsidDel="00000000" w:rsidR="00000000" w:rsidRPr="00000000">
        <w:rPr>
          <w:rtl w:val="0"/>
        </w:rPr>
      </w:r>
    </w:p>
    <w:p w:rsidR="00000000" w:rsidDel="00000000" w:rsidP="00000000" w:rsidRDefault="00000000" w:rsidRPr="00000000" w14:paraId="00000488">
      <w:pPr>
        <w:pStyle w:val="Heading3"/>
        <w:widowControl w:val="0"/>
        <w:rPr/>
      </w:pPr>
      <w:bookmarkStart w:colFirst="0" w:colLast="0" w:name="_4nttlcnmd5ce" w:id="78"/>
      <w:bookmarkEnd w:id="78"/>
      <w:r w:rsidDel="00000000" w:rsidR="00000000" w:rsidRPr="00000000">
        <w:rPr>
          <w:rtl w:val="0"/>
        </w:rPr>
        <w:t xml:space="preserve">For a sample</w:t>
      </w:r>
    </w:p>
    <w:p w:rsidR="00000000" w:rsidDel="00000000" w:rsidP="00000000" w:rsidRDefault="00000000" w:rsidRPr="00000000" w14:paraId="00000489">
      <w:pPr>
        <w:widowControl w:val="0"/>
        <w:rPr/>
      </w:pPr>
      <w:r w:rsidDel="00000000" w:rsidR="00000000" w:rsidRPr="00000000">
        <w:rPr>
          <w:rtl w:val="0"/>
        </w:rPr>
        <w:t xml:space="preserve">Pearson's correlation coefficient, when applied to a sample, is commonly represented by {\displaystyle r_{xy}}r_{xy} and may be referred to as the sample correlation coefficient or the sample Pearson correlation coefficient. We can obtain a formula for {\displaystyle r_{xy}}r_{xy} by substituting estimates of the covariances and variances based on a sample into the formula above. Given paired data {\displaystyle \left\{(x_{1},y_{1}),\ldots ,(x_{n},y_{n})\right\}}{\displaystyle \left\{(x_{1},y_{1}),\ldots ,(x_{n},y_{n})\right\}} consisting of {\displaystyle n}n pairs, {\displaystyle r_{xy}}r_{xy} is defined as:</w:t>
      </w:r>
    </w:p>
    <w:p w:rsidR="00000000" w:rsidDel="00000000" w:rsidP="00000000" w:rsidRDefault="00000000" w:rsidRPr="00000000" w14:paraId="0000048A">
      <w:pPr>
        <w:widowControl w:val="0"/>
        <w:rPr/>
      </w:pPr>
      <w:r w:rsidDel="00000000" w:rsidR="00000000" w:rsidRPr="00000000">
        <w:rPr>
          <w:rtl w:val="0"/>
        </w:rPr>
      </w:r>
    </w:p>
    <w:p w:rsidR="00000000" w:rsidDel="00000000" w:rsidP="00000000" w:rsidRDefault="00000000" w:rsidRPr="00000000" w14:paraId="0000048B">
      <w:pPr>
        <w:widowControl w:val="0"/>
        <w:rPr/>
      </w:pPr>
      <w:r w:rsidDel="00000000" w:rsidR="00000000" w:rsidRPr="00000000">
        <w:rPr>
          <w:rtl w:val="0"/>
        </w:rPr>
        <w:t xml:space="preserve">{\displaystyle r_{xy}={\frac {\sum _{i=1}^{n}(x_{i}-{\bar {x}})(y_{i}-{\bar {y}})}{{\sqrt {\sum _{i=1}^{n}(x_{i}-{\bar {x}})^{2}}}{\sqrt {\sum _{i=1}^{n}(y_{i}-{\bar {y}})^{2}}}}}}{\displaystyle r_{xy}={\frac {\sum _{i=1}^{n}(x_{i}-{\bar {x}})(y_{i}-{\bar {y}})}{{\sqrt {\sum _{i=1}^{n}(x_{i}-{\bar {x}})^{2}}}{\sqrt {\sum _{i=1}^{n}(y_{i}-{\bar {y}})^{2}}}}}}</w:t>
      </w:r>
    </w:p>
    <w:p w:rsidR="00000000" w:rsidDel="00000000" w:rsidP="00000000" w:rsidRDefault="00000000" w:rsidRPr="00000000" w14:paraId="0000048C">
      <w:pPr>
        <w:widowControl w:val="0"/>
        <w:rPr/>
      </w:pPr>
      <w:r w:rsidDel="00000000" w:rsidR="00000000" w:rsidRPr="00000000">
        <w:rPr>
          <w:rtl w:val="0"/>
        </w:rPr>
        <w:t xml:space="preserve">where:</w:t>
      </w:r>
    </w:p>
    <w:p w:rsidR="00000000" w:rsidDel="00000000" w:rsidP="00000000" w:rsidRDefault="00000000" w:rsidRPr="00000000" w14:paraId="0000048D">
      <w:pPr>
        <w:widowControl w:val="0"/>
        <w:rPr/>
      </w:pPr>
      <w:r w:rsidDel="00000000" w:rsidR="00000000" w:rsidRPr="00000000">
        <w:rPr>
          <w:rtl w:val="0"/>
        </w:rPr>
      </w:r>
    </w:p>
    <w:p w:rsidR="00000000" w:rsidDel="00000000" w:rsidP="00000000" w:rsidRDefault="00000000" w:rsidRPr="00000000" w14:paraId="0000048E">
      <w:pPr>
        <w:widowControl w:val="0"/>
        <w:rPr/>
      </w:pPr>
      <w:r w:rsidDel="00000000" w:rsidR="00000000" w:rsidRPr="00000000">
        <w:rPr>
          <w:rtl w:val="0"/>
        </w:rPr>
        <w:t xml:space="preserve">{\displaystyle n}n is sample size</w:t>
      </w:r>
    </w:p>
    <w:p w:rsidR="00000000" w:rsidDel="00000000" w:rsidP="00000000" w:rsidRDefault="00000000" w:rsidRPr="00000000" w14:paraId="0000048F">
      <w:pPr>
        <w:widowControl w:val="0"/>
        <w:rPr/>
      </w:pPr>
      <w:r w:rsidDel="00000000" w:rsidR="00000000" w:rsidRPr="00000000">
        <w:rPr>
          <w:rtl w:val="0"/>
        </w:rPr>
        <w:t xml:space="preserve">{\displaystyle x_{i},y_{i}}x_{i},y_{i} are the individual sample points indexed with i</w:t>
      </w:r>
    </w:p>
    <w:p w:rsidR="00000000" w:rsidDel="00000000" w:rsidP="00000000" w:rsidRDefault="00000000" w:rsidRPr="00000000" w14:paraId="00000490">
      <w:pPr>
        <w:widowControl w:val="0"/>
        <w:rPr/>
      </w:pPr>
      <w:r w:rsidDel="00000000" w:rsidR="00000000" w:rsidRPr="00000000">
        <w:rPr>
          <w:rtl w:val="0"/>
        </w:rPr>
        <w:t xml:space="preserve">{\textstyle {\bar {x}}={\frac {1}{n}}\sum _{i=1}^{n}x_{i}}{\textstyle {\bar {x}}={\frac {1}{n}}\sum _{i=1}^{n}x_{i}} (the sample mean); and analogously for {\displaystyle {\bar {y}}}{\bar {y}}</w:t>
      </w:r>
    </w:p>
    <w:p w:rsidR="00000000" w:rsidDel="00000000" w:rsidP="00000000" w:rsidRDefault="00000000" w:rsidRPr="00000000" w14:paraId="00000491">
      <w:pPr>
        <w:widowControl w:val="0"/>
        <w:rPr/>
      </w:pPr>
      <w:r w:rsidDel="00000000" w:rsidR="00000000" w:rsidRPr="00000000">
        <w:rPr>
          <w:rtl w:val="0"/>
        </w:rPr>
        <w:t xml:space="preserve">Rearranging gives us this formula for {\displaystyle r_{xy}}r_{xy}:</w:t>
      </w:r>
    </w:p>
    <w:p w:rsidR="00000000" w:rsidDel="00000000" w:rsidP="00000000" w:rsidRDefault="00000000" w:rsidRPr="00000000" w14:paraId="00000492">
      <w:pPr>
        <w:widowControl w:val="0"/>
        <w:rPr/>
      </w:pPr>
      <w:r w:rsidDel="00000000" w:rsidR="00000000" w:rsidRPr="00000000">
        <w:rPr>
          <w:rtl w:val="0"/>
        </w:rPr>
      </w:r>
    </w:p>
    <w:p w:rsidR="00000000" w:rsidDel="00000000" w:rsidP="00000000" w:rsidRDefault="00000000" w:rsidRPr="00000000" w14:paraId="00000493">
      <w:pPr>
        <w:widowControl w:val="0"/>
        <w:rPr/>
      </w:pPr>
      <w:r w:rsidDel="00000000" w:rsidR="00000000" w:rsidRPr="00000000">
        <w:rPr>
          <w:rtl w:val="0"/>
        </w:rPr>
        <w:t xml:space="preserve">{\displaystyle r_{xy}={\frac {n\sum x_{i}y_{i}-\sum x_{i}\sum y_{i}}{{\sqrt {n\sum x_{i}^{2}-\left(\sum x_{i}\right)^{2}}}~{\sqrt {n\sum y_{i}^{2}-\left(\sum y_{i}\right)^{2}}}}}.}{\displaystyle r_{xy}={\frac {n\sum x_{i}y_{i}-\sum x_{i}\sum y_{i}}{{\sqrt {n\sum x_{i}^{2}-\left(\sum x_{i}\right)^{2}}}~{\sqrt {n\sum y_{i}^{2}-\left(\sum y_{i}\right)^{2}}}}}.}</w:t>
      </w:r>
    </w:p>
    <w:p w:rsidR="00000000" w:rsidDel="00000000" w:rsidP="00000000" w:rsidRDefault="00000000" w:rsidRPr="00000000" w14:paraId="00000494">
      <w:pPr>
        <w:widowControl w:val="0"/>
        <w:rPr/>
      </w:pPr>
      <w:r w:rsidDel="00000000" w:rsidR="00000000" w:rsidRPr="00000000">
        <w:rPr>
          <w:rtl w:val="0"/>
        </w:rPr>
        <w:t xml:space="preserve">where {\displaystyle n,x_{i},y_{i}}n,x_{i},y_{i} are defined as above.</w:t>
      </w:r>
    </w:p>
    <w:p w:rsidR="00000000" w:rsidDel="00000000" w:rsidP="00000000" w:rsidRDefault="00000000" w:rsidRPr="00000000" w14:paraId="00000495">
      <w:pPr>
        <w:widowControl w:val="0"/>
        <w:rPr/>
      </w:pPr>
      <w:r w:rsidDel="00000000" w:rsidR="00000000" w:rsidRPr="00000000">
        <w:rPr>
          <w:rtl w:val="0"/>
        </w:rPr>
      </w:r>
    </w:p>
    <w:p w:rsidR="00000000" w:rsidDel="00000000" w:rsidP="00000000" w:rsidRDefault="00000000" w:rsidRPr="00000000" w14:paraId="00000496">
      <w:pPr>
        <w:widowControl w:val="0"/>
        <w:rPr/>
      </w:pPr>
      <w:r w:rsidDel="00000000" w:rsidR="00000000" w:rsidRPr="00000000">
        <w:rPr>
          <w:rtl w:val="0"/>
        </w:rPr>
        <w:t xml:space="preserve">This formula suggests a convenient single-pass algorithm for calculating sample correlations, though depending on the numbers involved, it can sometimes be numerically unstable.</w:t>
      </w:r>
    </w:p>
    <w:p w:rsidR="00000000" w:rsidDel="00000000" w:rsidP="00000000" w:rsidRDefault="00000000" w:rsidRPr="00000000" w14:paraId="00000497">
      <w:pPr>
        <w:widowControl w:val="0"/>
        <w:rPr/>
      </w:pPr>
      <w:r w:rsidDel="00000000" w:rsidR="00000000" w:rsidRPr="00000000">
        <w:rPr>
          <w:rtl w:val="0"/>
        </w:rPr>
      </w:r>
    </w:p>
    <w:p w:rsidR="00000000" w:rsidDel="00000000" w:rsidP="00000000" w:rsidRDefault="00000000" w:rsidRPr="00000000" w14:paraId="00000498">
      <w:pPr>
        <w:widowControl w:val="0"/>
        <w:rPr/>
      </w:pPr>
      <w:r w:rsidDel="00000000" w:rsidR="00000000" w:rsidRPr="00000000">
        <w:rPr>
          <w:rtl w:val="0"/>
        </w:rPr>
        <w:t xml:space="preserve">Rearranging again gives us this formula for {\displaystyle r_{xy}}r_{xy}:</w:t>
      </w:r>
    </w:p>
    <w:p w:rsidR="00000000" w:rsidDel="00000000" w:rsidP="00000000" w:rsidRDefault="00000000" w:rsidRPr="00000000" w14:paraId="00000499">
      <w:pPr>
        <w:widowControl w:val="0"/>
        <w:rPr/>
      </w:pPr>
      <w:r w:rsidDel="00000000" w:rsidR="00000000" w:rsidRPr="00000000">
        <w:rPr>
          <w:rtl w:val="0"/>
        </w:rPr>
      </w:r>
    </w:p>
    <w:p w:rsidR="00000000" w:rsidDel="00000000" w:rsidP="00000000" w:rsidRDefault="00000000" w:rsidRPr="00000000" w14:paraId="0000049A">
      <w:pPr>
        <w:widowControl w:val="0"/>
        <w:rPr/>
      </w:pPr>
      <w:r w:rsidDel="00000000" w:rsidR="00000000" w:rsidRPr="00000000">
        <w:rPr>
          <w:rtl w:val="0"/>
        </w:rPr>
        <w:t xml:space="preserve">{\displaystyle r_{xy}={\frac {\sum _{i}x_{i}y_{i}-n{\bar {x}}{\bar {y}}}{{\sqrt {\sum _{i}x_{i}^{2}-n{\bar {x}}^{2}}}~{\sqrt {\sum _{i}y_{i}^{2}-n{\bar {y}}^{2}}}}}.}{\displaystyle r_{xy}={\frac {\sum _{i}x_{i}y_{i}-n{\bar {x}}{\bar {y}}}{{\sqrt {\sum _{i}x_{i}^{2}-n{\bar {x}}^{2}}}~{\sqrt {\sum _{i}y_{i}^{2}-n{\bar {y}}^{2}}}}}.}</w:t>
      </w:r>
    </w:p>
    <w:p w:rsidR="00000000" w:rsidDel="00000000" w:rsidP="00000000" w:rsidRDefault="00000000" w:rsidRPr="00000000" w14:paraId="0000049B">
      <w:pPr>
        <w:widowControl w:val="0"/>
        <w:rPr/>
      </w:pPr>
      <w:r w:rsidDel="00000000" w:rsidR="00000000" w:rsidRPr="00000000">
        <w:rPr>
          <w:rtl w:val="0"/>
        </w:rPr>
        <w:t xml:space="preserve">where {\displaystyle n,x_{i},y_{i},{\bar {x}},{\bar {y}}}n,x_{i},y_{i},{\bar {x}},{\bar {y}} are defined as above.</w:t>
      </w:r>
    </w:p>
    <w:p w:rsidR="00000000" w:rsidDel="00000000" w:rsidP="00000000" w:rsidRDefault="00000000" w:rsidRPr="00000000" w14:paraId="0000049C">
      <w:pPr>
        <w:pStyle w:val="Heading3"/>
        <w:widowControl w:val="0"/>
        <w:rPr/>
      </w:pPr>
      <w:bookmarkStart w:colFirst="0" w:colLast="0" w:name="_1am6z2vstwy0" w:id="79"/>
      <w:bookmarkEnd w:id="79"/>
      <w:r w:rsidDel="00000000" w:rsidR="00000000" w:rsidRPr="00000000">
        <w:rPr/>
        <w:drawing>
          <wp:inline distB="114300" distT="114300" distL="114300" distR="114300">
            <wp:extent cx="3971925" cy="2886075"/>
            <wp:effectExtent b="0" l="0" r="0" t="0"/>
            <wp:docPr id="40" name="image39.png"/>
            <a:graphic>
              <a:graphicData uri="http://schemas.openxmlformats.org/drawingml/2006/picture">
                <pic:pic>
                  <pic:nvPicPr>
                    <pic:cNvPr id="0" name="image39.png"/>
                    <pic:cNvPicPr preferRelativeResize="0"/>
                  </pic:nvPicPr>
                  <pic:blipFill>
                    <a:blip r:embed="rId48"/>
                    <a:srcRect b="0" l="0" r="0" t="0"/>
                    <a:stretch>
                      <a:fillRect/>
                    </a:stretch>
                  </pic:blipFill>
                  <pic:spPr>
                    <a:xfrm>
                      <a:off x="0" y="0"/>
                      <a:ext cx="397192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49D">
      <w:pPr>
        <w:pStyle w:val="Heading3"/>
        <w:widowControl w:val="0"/>
        <w:rPr/>
      </w:pPr>
      <w:bookmarkStart w:colFirst="0" w:colLast="0" w:name="_d2tvsu9j25oi" w:id="80"/>
      <w:bookmarkEnd w:id="80"/>
      <w:r w:rsidDel="00000000" w:rsidR="00000000" w:rsidRPr="00000000">
        <w:rPr>
          <w:rtl w:val="0"/>
        </w:rPr>
        <w:t xml:space="preserve">Kendall rank correlation</w:t>
      </w:r>
    </w:p>
    <w:p w:rsidR="00000000" w:rsidDel="00000000" w:rsidP="00000000" w:rsidRDefault="00000000" w:rsidRPr="00000000" w14:paraId="0000049E">
      <w:pPr>
        <w:widowControl w:val="0"/>
        <w:ind w:left="0" w:firstLine="0"/>
        <w:rPr/>
      </w:pPr>
      <w:r w:rsidDel="00000000" w:rsidR="00000000" w:rsidRPr="00000000">
        <w:rPr>
          <w:rtl w:val="0"/>
        </w:rPr>
      </w:r>
    </w:p>
    <w:p w:rsidR="00000000" w:rsidDel="00000000" w:rsidP="00000000" w:rsidRDefault="00000000" w:rsidRPr="00000000" w14:paraId="0000049F">
      <w:pPr>
        <w:widowControl w:val="0"/>
        <w:ind w:left="0" w:firstLine="0"/>
        <w:rPr/>
      </w:pPr>
      <w:r w:rsidDel="00000000" w:rsidR="00000000" w:rsidRPr="00000000">
        <w:rPr>
          <w:rtl w:val="0"/>
        </w:rPr>
        <w:t xml:space="preserve">Kendall rank correlation is a non-parametric test that measures the strength of dependence between two quantitative or qualitative ordinal statistical variables. </w:t>
        <w:br w:type="textWrapping"/>
        <w:br w:type="textWrapping"/>
        <w:t xml:space="preserve">Kendall rank correlation is expressed with greek letter tau (</w:t>
      </w:r>
      <m:oMath>
        <m:r>
          <m:t>τ</m:t>
        </m:r>
      </m:oMath>
      <w:r w:rsidDel="00000000" w:rsidR="00000000" w:rsidRPr="00000000">
        <w:rPr>
          <w:rtl w:val="0"/>
        </w:rPr>
        <w:t xml:space="preserve">)</w:t>
      </w:r>
    </w:p>
    <w:p w:rsidR="00000000" w:rsidDel="00000000" w:rsidP="00000000" w:rsidRDefault="00000000" w:rsidRPr="00000000" w14:paraId="000004A0">
      <w:pPr>
        <w:widowControl w:val="0"/>
        <w:ind w:left="0" w:firstLine="0"/>
        <w:rPr/>
      </w:pPr>
      <w:r w:rsidDel="00000000" w:rsidR="00000000" w:rsidRPr="00000000">
        <w:rPr>
          <w:rtl w:val="0"/>
        </w:rPr>
      </w:r>
    </w:p>
    <w:p w:rsidR="00000000" w:rsidDel="00000000" w:rsidP="00000000" w:rsidRDefault="00000000" w:rsidRPr="00000000" w14:paraId="000004A1">
      <w:pPr>
        <w:widowControl w:val="0"/>
        <w:ind w:left="0" w:firstLine="0"/>
        <w:rPr/>
      </w:pPr>
      <w:r w:rsidDel="00000000" w:rsidR="00000000" w:rsidRPr="00000000">
        <w:rPr/>
        <w:drawing>
          <wp:inline distB="114300" distT="114300" distL="114300" distR="114300">
            <wp:extent cx="3476625" cy="1381125"/>
            <wp:effectExtent b="0" l="0" r="0" t="0"/>
            <wp:docPr id="44" name="image42.png"/>
            <a:graphic>
              <a:graphicData uri="http://schemas.openxmlformats.org/drawingml/2006/picture">
                <pic:pic>
                  <pic:nvPicPr>
                    <pic:cNvPr id="0" name="image42.png"/>
                    <pic:cNvPicPr preferRelativeResize="0"/>
                  </pic:nvPicPr>
                  <pic:blipFill>
                    <a:blip r:embed="rId49"/>
                    <a:srcRect b="0" l="0" r="0" t="0"/>
                    <a:stretch>
                      <a:fillRect/>
                    </a:stretch>
                  </pic:blipFill>
                  <pic:spPr>
                    <a:xfrm>
                      <a:off x="0" y="0"/>
                      <a:ext cx="34766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4A2">
      <w:pPr>
        <w:widowControl w:val="0"/>
        <w:ind w:left="0" w:firstLine="0"/>
        <w:rPr/>
      </w:pPr>
      <w:r w:rsidDel="00000000" w:rsidR="00000000" w:rsidRPr="00000000">
        <w:rPr>
          <w:rtl w:val="0"/>
        </w:rPr>
        <w:t xml:space="preserve">Kendall rank assumptions</w:t>
      </w:r>
    </w:p>
    <w:p w:rsidR="00000000" w:rsidDel="00000000" w:rsidP="00000000" w:rsidRDefault="00000000" w:rsidRPr="00000000" w14:paraId="000004A3">
      <w:pPr>
        <w:widowControl w:val="0"/>
        <w:numPr>
          <w:ilvl w:val="0"/>
          <w:numId w:val="11"/>
        </w:numPr>
        <w:pBdr>
          <w:top w:color="auto" w:space="0" w:sz="0" w:val="none"/>
          <w:bottom w:color="auto" w:space="0" w:sz="0" w:val="none"/>
          <w:right w:color="auto" w:space="0" w:sz="0" w:val="none"/>
          <w:between w:color="auto" w:space="0" w:sz="0" w:val="none"/>
        </w:pBdr>
        <w:shd w:fill="ffffff" w:val="clear"/>
        <w:ind w:left="720" w:hanging="360"/>
        <w:rPr>
          <w:color w:val="232629"/>
          <w:sz w:val="23"/>
          <w:szCs w:val="23"/>
          <w:u w:val="none"/>
        </w:rPr>
      </w:pPr>
      <w:r w:rsidDel="00000000" w:rsidR="00000000" w:rsidRPr="00000000">
        <w:rPr>
          <w:color w:val="232629"/>
          <w:sz w:val="23"/>
          <w:szCs w:val="23"/>
          <w:rtl w:val="0"/>
        </w:rPr>
        <w:t xml:space="preserve">Pairs of observations are independent.</w:t>
      </w:r>
    </w:p>
    <w:p w:rsidR="00000000" w:rsidDel="00000000" w:rsidP="00000000" w:rsidRDefault="00000000" w:rsidRPr="00000000" w14:paraId="000004A4">
      <w:pPr>
        <w:widowControl w:val="0"/>
        <w:numPr>
          <w:ilvl w:val="0"/>
          <w:numId w:val="11"/>
        </w:numPr>
        <w:pBdr>
          <w:top w:color="auto" w:space="0" w:sz="0" w:val="none"/>
          <w:bottom w:color="auto" w:space="0" w:sz="0" w:val="none"/>
          <w:right w:color="auto" w:space="0" w:sz="0" w:val="none"/>
          <w:between w:color="auto" w:space="0" w:sz="0" w:val="none"/>
        </w:pBdr>
        <w:shd w:fill="ffffff" w:val="clear"/>
        <w:ind w:left="720" w:hanging="360"/>
        <w:rPr>
          <w:color w:val="232629"/>
          <w:sz w:val="23"/>
          <w:szCs w:val="23"/>
          <w:u w:val="none"/>
        </w:rPr>
      </w:pPr>
      <w:r w:rsidDel="00000000" w:rsidR="00000000" w:rsidRPr="00000000">
        <w:rPr>
          <w:color w:val="232629"/>
          <w:sz w:val="23"/>
          <w:szCs w:val="23"/>
          <w:rtl w:val="0"/>
        </w:rPr>
        <w:t xml:space="preserve">Two variables should be measured on an ordinal, interval or ratio scale.</w:t>
      </w:r>
    </w:p>
    <w:p w:rsidR="00000000" w:rsidDel="00000000" w:rsidP="00000000" w:rsidRDefault="00000000" w:rsidRPr="00000000" w14:paraId="000004A5">
      <w:pPr>
        <w:widowControl w:val="0"/>
        <w:numPr>
          <w:ilvl w:val="0"/>
          <w:numId w:val="11"/>
        </w:numPr>
        <w:pBdr>
          <w:top w:color="auto" w:space="0" w:sz="0" w:val="none"/>
          <w:bottom w:color="auto" w:space="0" w:sz="0" w:val="none"/>
          <w:right w:color="auto" w:space="0" w:sz="0" w:val="none"/>
          <w:between w:color="auto" w:space="0" w:sz="0" w:val="none"/>
        </w:pBdr>
        <w:shd w:fill="ffffff" w:val="clear"/>
        <w:ind w:left="720" w:hanging="360"/>
        <w:rPr>
          <w:color w:val="232629"/>
          <w:sz w:val="23"/>
          <w:szCs w:val="23"/>
          <w:u w:val="none"/>
        </w:rPr>
      </w:pPr>
      <w:r w:rsidDel="00000000" w:rsidR="00000000" w:rsidRPr="00000000">
        <w:rPr>
          <w:color w:val="232629"/>
          <w:sz w:val="23"/>
          <w:szCs w:val="23"/>
          <w:rtl w:val="0"/>
        </w:rPr>
        <w:t xml:space="preserve">It assumes that there is a monotonic relationship between the two variables.</w:t>
      </w:r>
    </w:p>
    <w:p w:rsidR="00000000" w:rsidDel="00000000" w:rsidP="00000000" w:rsidRDefault="00000000" w:rsidRPr="00000000" w14:paraId="000004A6">
      <w:pPr>
        <w:pStyle w:val="Heading3"/>
        <w:widowControl w:val="0"/>
        <w:rPr/>
      </w:pPr>
      <w:bookmarkStart w:colFirst="0" w:colLast="0" w:name="_4t2u3re6pz00" w:id="81"/>
      <w:bookmarkEnd w:id="81"/>
      <w:r w:rsidDel="00000000" w:rsidR="00000000" w:rsidRPr="00000000">
        <w:rPr>
          <w:rtl w:val="0"/>
        </w:rPr>
        <w:t xml:space="preserve">Spearman rank correlation </w:t>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rPr/>
      </w:pPr>
      <w:r w:rsidDel="00000000" w:rsidR="00000000" w:rsidRPr="00000000">
        <w:rPr>
          <w:rtl w:val="0"/>
        </w:rPr>
        <w:t xml:space="preserve">Spearman rank is a non parametric measure of rank correlation (measure of statistical dependence between the rankings of two variables). Spearman rank is also defined as the Pearson correlation between the rank variables.</w:t>
      </w:r>
    </w:p>
    <w:p w:rsidR="00000000" w:rsidDel="00000000" w:rsidP="00000000" w:rsidRDefault="00000000" w:rsidRPr="00000000" w14:paraId="000004A9">
      <w:pPr>
        <w:rPr/>
      </w:pPr>
      <w:r w:rsidDel="00000000" w:rsidR="00000000" w:rsidRPr="00000000">
        <w:rPr>
          <w:rtl w:val="0"/>
        </w:rPr>
        <w:br w:type="textWrapping"/>
        <w:t xml:space="preserve">Spearman rank is denoted with same greeks as Pearson, </w:t>
      </w:r>
      <m:oMath>
        <m:r>
          <m:t>ρ</m:t>
        </m:r>
      </m:oMath>
      <w:r w:rsidDel="00000000" w:rsidR="00000000" w:rsidRPr="00000000">
        <w:rPr>
          <w:rtl w:val="0"/>
        </w:rPr>
        <w:t xml:space="preserve"> or r</w:t>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drawing>
          <wp:inline distB="114300" distT="114300" distL="114300" distR="114300">
            <wp:extent cx="2657475" cy="552450"/>
            <wp:effectExtent b="0" l="0" r="0" t="0"/>
            <wp:docPr id="20"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265747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t xml:space="preserve">Spearman rank assumption</w:t>
      </w:r>
    </w:p>
    <w:p w:rsidR="00000000" w:rsidDel="00000000" w:rsidP="00000000" w:rsidRDefault="00000000" w:rsidRPr="00000000" w14:paraId="000004AE">
      <w:pPr>
        <w:widowControl w:val="0"/>
        <w:numPr>
          <w:ilvl w:val="0"/>
          <w:numId w:val="11"/>
        </w:numPr>
        <w:pBdr>
          <w:top w:color="auto" w:space="0" w:sz="0" w:val="none"/>
          <w:bottom w:color="auto" w:space="0" w:sz="0" w:val="none"/>
          <w:right w:color="auto" w:space="0" w:sz="0" w:val="none"/>
          <w:between w:color="auto" w:space="0" w:sz="0" w:val="none"/>
        </w:pBdr>
        <w:shd w:fill="ffffff" w:val="clear"/>
        <w:ind w:left="720" w:hanging="360"/>
        <w:rPr>
          <w:color w:val="232629"/>
          <w:sz w:val="23"/>
          <w:szCs w:val="23"/>
        </w:rPr>
      </w:pPr>
      <w:r w:rsidDel="00000000" w:rsidR="00000000" w:rsidRPr="00000000">
        <w:rPr>
          <w:color w:val="232629"/>
          <w:sz w:val="23"/>
          <w:szCs w:val="23"/>
          <w:rtl w:val="0"/>
        </w:rPr>
        <w:t xml:space="preserve">Pairs of observations are independent.</w:t>
      </w:r>
    </w:p>
    <w:p w:rsidR="00000000" w:rsidDel="00000000" w:rsidP="00000000" w:rsidRDefault="00000000" w:rsidRPr="00000000" w14:paraId="000004AF">
      <w:pPr>
        <w:widowControl w:val="0"/>
        <w:numPr>
          <w:ilvl w:val="0"/>
          <w:numId w:val="11"/>
        </w:numPr>
        <w:pBdr>
          <w:top w:color="auto" w:space="0" w:sz="0" w:val="none"/>
          <w:bottom w:color="auto" w:space="0" w:sz="0" w:val="none"/>
          <w:right w:color="auto" w:space="0" w:sz="0" w:val="none"/>
          <w:between w:color="auto" w:space="0" w:sz="0" w:val="none"/>
        </w:pBdr>
        <w:shd w:fill="ffffff" w:val="clear"/>
        <w:ind w:left="720" w:hanging="360"/>
        <w:rPr>
          <w:color w:val="232629"/>
          <w:sz w:val="23"/>
          <w:szCs w:val="23"/>
        </w:rPr>
      </w:pPr>
      <w:r w:rsidDel="00000000" w:rsidR="00000000" w:rsidRPr="00000000">
        <w:rPr>
          <w:color w:val="232629"/>
          <w:sz w:val="23"/>
          <w:szCs w:val="23"/>
          <w:rtl w:val="0"/>
        </w:rPr>
        <w:t xml:space="preserve">Two variables should be measured on an ordinal, interval or ratio scale.</w:t>
      </w:r>
    </w:p>
    <w:p w:rsidR="00000000" w:rsidDel="00000000" w:rsidP="00000000" w:rsidRDefault="00000000" w:rsidRPr="00000000" w14:paraId="000004B0">
      <w:pPr>
        <w:widowControl w:val="0"/>
        <w:numPr>
          <w:ilvl w:val="0"/>
          <w:numId w:val="11"/>
        </w:numPr>
        <w:pBdr>
          <w:top w:color="auto" w:space="0" w:sz="0" w:val="none"/>
          <w:bottom w:color="auto" w:space="0" w:sz="0" w:val="none"/>
          <w:right w:color="auto" w:space="0" w:sz="0" w:val="none"/>
          <w:between w:color="auto" w:space="0" w:sz="0" w:val="none"/>
        </w:pBdr>
        <w:shd w:fill="ffffff" w:val="clear"/>
        <w:ind w:left="720" w:hanging="360"/>
        <w:rPr>
          <w:color w:val="232629"/>
          <w:sz w:val="23"/>
          <w:szCs w:val="23"/>
        </w:rPr>
      </w:pPr>
      <w:r w:rsidDel="00000000" w:rsidR="00000000" w:rsidRPr="00000000">
        <w:rPr>
          <w:color w:val="232629"/>
          <w:sz w:val="23"/>
          <w:szCs w:val="23"/>
          <w:rtl w:val="0"/>
        </w:rPr>
        <w:t xml:space="preserve">It assumes that there is a monotonic relationship between the two variables.</w:t>
      </w:r>
      <w:r w:rsidDel="00000000" w:rsidR="00000000" w:rsidRPr="00000000">
        <w:rPr>
          <w:rtl w:val="0"/>
        </w:rPr>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pStyle w:val="Heading3"/>
        <w:widowControl w:val="0"/>
        <w:rPr/>
      </w:pPr>
      <w:bookmarkStart w:colFirst="0" w:colLast="0" w:name="_uao39kklwrog" w:id="82"/>
      <w:bookmarkEnd w:id="82"/>
      <w:r w:rsidDel="00000000" w:rsidR="00000000" w:rsidRPr="00000000">
        <w:rPr>
          <w:rtl w:val="0"/>
        </w:rPr>
        <w:t xml:space="preserve">Point-biserial correlation coefficient </w:t>
      </w:r>
    </w:p>
    <w:p w:rsidR="00000000" w:rsidDel="00000000" w:rsidP="00000000" w:rsidRDefault="00000000" w:rsidRPr="00000000" w14:paraId="000004B3">
      <w:pPr>
        <w:widowControl w:val="0"/>
        <w:rPr/>
      </w:pPr>
      <w:r w:rsidDel="00000000" w:rsidR="00000000" w:rsidRPr="00000000">
        <w:rPr>
          <w:rtl w:val="0"/>
        </w:rPr>
        <w:t xml:space="preserve">The Point-Biserial correlation coefficient is used when one of the given variable is dichotomous (such as “head or tail” on a coin flip).</w:t>
      </w:r>
    </w:p>
    <w:p w:rsidR="00000000" w:rsidDel="00000000" w:rsidP="00000000" w:rsidRDefault="00000000" w:rsidRPr="00000000" w14:paraId="000004B4">
      <w:pPr>
        <w:widowControl w:val="0"/>
        <w:rPr/>
      </w:pPr>
      <w:r w:rsidDel="00000000" w:rsidR="00000000" w:rsidRPr="00000000">
        <w:rPr>
          <w:rtl w:val="0"/>
        </w:rPr>
      </w:r>
    </w:p>
    <w:p w:rsidR="00000000" w:rsidDel="00000000" w:rsidP="00000000" w:rsidRDefault="00000000" w:rsidRPr="00000000" w14:paraId="000004B5">
      <w:pPr>
        <w:widowControl w:val="0"/>
        <w:rPr/>
      </w:pPr>
      <w:r w:rsidDel="00000000" w:rsidR="00000000" w:rsidRPr="00000000">
        <w:rPr>
          <w:rtl w:val="0"/>
        </w:rPr>
        <w:t xml:space="preserve">Point-biserial correlation coefficient is expressed with r</w:t>
      </w:r>
      <w:r w:rsidDel="00000000" w:rsidR="00000000" w:rsidRPr="00000000">
        <w:rPr>
          <w:vertAlign w:val="subscript"/>
          <w:rtl w:val="0"/>
        </w:rPr>
        <w:t xml:space="preserve">pb</w:t>
      </w:r>
      <w:r w:rsidDel="00000000" w:rsidR="00000000" w:rsidRPr="00000000">
        <w:rPr>
          <w:rtl w:val="0"/>
        </w:rPr>
        <w:t xml:space="preserve">.</w:t>
      </w:r>
    </w:p>
    <w:p w:rsidR="00000000" w:rsidDel="00000000" w:rsidP="00000000" w:rsidRDefault="00000000" w:rsidRPr="00000000" w14:paraId="000004B6">
      <w:pPr>
        <w:widowControl w:val="0"/>
        <w:rPr/>
      </w:pPr>
      <w:r w:rsidDel="00000000" w:rsidR="00000000" w:rsidRPr="00000000">
        <w:rPr>
          <w:rtl w:val="0"/>
        </w:rPr>
      </w:r>
    </w:p>
    <w:p w:rsidR="00000000" w:rsidDel="00000000" w:rsidP="00000000" w:rsidRDefault="00000000" w:rsidRPr="00000000" w14:paraId="000004B7">
      <w:pPr>
        <w:pStyle w:val="Heading1"/>
        <w:widowControl w:val="0"/>
        <w:rPr/>
      </w:pPr>
      <w:bookmarkStart w:colFirst="0" w:colLast="0" w:name="_nihaam2rv0yi" w:id="83"/>
      <w:bookmarkEnd w:id="83"/>
      <w:r w:rsidDel="00000000" w:rsidR="00000000" w:rsidRPr="00000000">
        <w:rPr>
          <w:rtl w:val="0"/>
        </w:rPr>
        <w:t xml:space="preserve">Data Distribution</w:t>
      </w:r>
    </w:p>
    <w:p w:rsidR="00000000" w:rsidDel="00000000" w:rsidP="00000000" w:rsidRDefault="00000000" w:rsidRPr="00000000" w14:paraId="000004B8">
      <w:pPr>
        <w:widowControl w:val="0"/>
        <w:rPr/>
      </w:pPr>
      <w:r w:rsidDel="00000000" w:rsidR="00000000" w:rsidRPr="00000000">
        <w:rPr>
          <w:rtl w:val="0"/>
        </w:rPr>
        <w:t xml:space="preserve">In statistics, and specifically to the field of descriptive statistics, a distribution is a representation of how different modes of a character are distributed across the statistical units that make up the collective under study.</w:t>
      </w:r>
    </w:p>
    <w:p w:rsidR="00000000" w:rsidDel="00000000" w:rsidP="00000000" w:rsidRDefault="00000000" w:rsidRPr="00000000" w14:paraId="000004B9">
      <w:pPr>
        <w:pStyle w:val="Heading2"/>
        <w:widowControl w:val="0"/>
        <w:rPr/>
      </w:pPr>
      <w:bookmarkStart w:colFirst="0" w:colLast="0" w:name="_9j1fg2dxl75e" w:id="84"/>
      <w:bookmarkEnd w:id="84"/>
      <w:r w:rsidDel="00000000" w:rsidR="00000000" w:rsidRPr="00000000">
        <w:rPr>
          <w:rtl w:val="0"/>
        </w:rPr>
        <w:t xml:space="preserve">Probability Mass Function (PMF)</w:t>
      </w:r>
    </w:p>
    <w:p w:rsidR="00000000" w:rsidDel="00000000" w:rsidP="00000000" w:rsidRDefault="00000000" w:rsidRPr="00000000" w14:paraId="000004BA">
      <w:pPr>
        <w:rPr/>
      </w:pPr>
      <w:r w:rsidDel="00000000" w:rsidR="00000000" w:rsidRPr="00000000">
        <w:rPr>
          <w:rtl w:val="0"/>
        </w:rPr>
        <w:t xml:space="preserve">Probability mass function is a function that gives the probability that a discrete random variable is exactly equal to some value. </w:t>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rPr/>
      </w:pPr>
      <w:r w:rsidDel="00000000" w:rsidR="00000000" w:rsidRPr="00000000">
        <w:rPr>
          <w:rtl w:val="0"/>
        </w:rPr>
        <w:t xml:space="preserve">f(x) = P[X = x]</w:t>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t xml:space="preserve">where X is the </w:t>
      </w:r>
      <w:r w:rsidDel="00000000" w:rsidR="00000000" w:rsidRPr="00000000">
        <w:rPr>
          <w:b w:val="1"/>
          <w:rtl w:val="0"/>
        </w:rPr>
        <w:t xml:space="preserve">discrete random variable</w:t>
      </w:r>
      <w:r w:rsidDel="00000000" w:rsidR="00000000" w:rsidRPr="00000000">
        <w:rPr>
          <w:rtl w:val="0"/>
        </w:rPr>
        <w:t xml:space="preserve"> and x is the target value.</w:t>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rPr/>
      </w:pPr>
      <w:r w:rsidDel="00000000" w:rsidR="00000000" w:rsidRPr="00000000">
        <w:rPr>
          <w:rtl w:val="0"/>
        </w:rPr>
        <w:t xml:space="preserve">Example: </w:t>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rPr/>
      </w:pPr>
      <w:r w:rsidDel="00000000" w:rsidR="00000000" w:rsidRPr="00000000">
        <w:rPr>
          <w:rtl w:val="0"/>
        </w:rPr>
        <w:t xml:space="preserve">What is the probability of picking a specific ball out of a jar with 100 balls, all the balls being equal? </w:t>
        <w:br w:type="textWrapping"/>
        <w:t xml:space="preserve">It’s 1/100, or 1%.</w:t>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rPr>
          <w:b w:val="1"/>
        </w:rPr>
      </w:pPr>
      <w:r w:rsidDel="00000000" w:rsidR="00000000" w:rsidRPr="00000000">
        <w:rPr>
          <w:b w:val="1"/>
          <w:rtl w:val="0"/>
        </w:rPr>
        <w:t xml:space="preserve">PMF visualization</w:t>
      </w:r>
    </w:p>
    <w:p w:rsidR="00000000" w:rsidDel="00000000" w:rsidP="00000000" w:rsidRDefault="00000000" w:rsidRPr="00000000" w14:paraId="000004C6">
      <w:pPr>
        <w:rPr/>
      </w:pPr>
      <w:r w:rsidDel="00000000" w:rsidR="00000000" w:rsidRPr="00000000">
        <w:rPr/>
        <w:drawing>
          <wp:inline distB="114300" distT="114300" distL="114300" distR="114300">
            <wp:extent cx="2533650" cy="1485900"/>
            <wp:effectExtent b="0" l="0" r="0" t="0"/>
            <wp:docPr id="50" name="image48.png"/>
            <a:graphic>
              <a:graphicData uri="http://schemas.openxmlformats.org/drawingml/2006/picture">
                <pic:pic>
                  <pic:nvPicPr>
                    <pic:cNvPr id="0" name="image48.png"/>
                    <pic:cNvPicPr preferRelativeResize="0"/>
                  </pic:nvPicPr>
                  <pic:blipFill>
                    <a:blip r:embed="rId51"/>
                    <a:srcRect b="0" l="0" r="0" t="0"/>
                    <a:stretch>
                      <a:fillRect/>
                    </a:stretch>
                  </pic:blipFill>
                  <pic:spPr>
                    <a:xfrm>
                      <a:off x="0" y="0"/>
                      <a:ext cx="25336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4C7">
      <w:pPr>
        <w:pStyle w:val="Heading3"/>
        <w:widowControl w:val="0"/>
        <w:rPr/>
      </w:pPr>
      <w:bookmarkStart w:colFirst="0" w:colLast="0" w:name="_gwm1kakb6eua" w:id="85"/>
      <w:bookmarkEnd w:id="85"/>
      <w:r w:rsidDel="00000000" w:rsidR="00000000" w:rsidRPr="00000000">
        <w:rPr>
          <w:rtl w:val="0"/>
        </w:rPr>
      </w:r>
    </w:p>
    <w:p w:rsidR="00000000" w:rsidDel="00000000" w:rsidP="00000000" w:rsidRDefault="00000000" w:rsidRPr="00000000" w14:paraId="000004C8">
      <w:pPr>
        <w:pStyle w:val="Heading3"/>
        <w:widowControl w:val="0"/>
        <w:rPr/>
      </w:pPr>
      <w:bookmarkStart w:colFirst="0" w:colLast="0" w:name="_7hkiw07s28ng" w:id="86"/>
      <w:bookmarkEnd w:id="86"/>
      <w:r w:rsidDel="00000000" w:rsidR="00000000" w:rsidRPr="00000000">
        <w:rPr>
          <w:rtl w:val="0"/>
        </w:rPr>
        <w:t xml:space="preserve">Discrete uniform distribution</w:t>
      </w:r>
    </w:p>
    <w:p w:rsidR="00000000" w:rsidDel="00000000" w:rsidP="00000000" w:rsidRDefault="00000000" w:rsidRPr="00000000" w14:paraId="000004C9">
      <w:pPr>
        <w:widowControl w:val="0"/>
        <w:rPr/>
      </w:pPr>
      <w:r w:rsidDel="00000000" w:rsidR="00000000" w:rsidRPr="00000000">
        <w:rPr>
          <w:rtl w:val="0"/>
        </w:rPr>
        <w:t xml:space="preserve">Discrete uniform distribution refers to discrete events where all the events have an equal chance of occurring (such as dice rolls).</w:t>
      </w:r>
    </w:p>
    <w:p w:rsidR="00000000" w:rsidDel="00000000" w:rsidP="00000000" w:rsidRDefault="00000000" w:rsidRPr="00000000" w14:paraId="000004CA">
      <w:pPr>
        <w:widowControl w:val="0"/>
        <w:rPr/>
      </w:pPr>
      <w:r w:rsidDel="00000000" w:rsidR="00000000" w:rsidRPr="00000000">
        <w:rPr>
          <w:rtl w:val="0"/>
        </w:rPr>
      </w:r>
    </w:p>
    <w:p w:rsidR="00000000" w:rsidDel="00000000" w:rsidP="00000000" w:rsidRDefault="00000000" w:rsidRPr="00000000" w14:paraId="000004CB">
      <w:pPr>
        <w:widowControl w:val="0"/>
        <w:rPr/>
      </w:pPr>
      <w:r w:rsidDel="00000000" w:rsidR="00000000" w:rsidRPr="00000000">
        <w:rPr/>
        <w:drawing>
          <wp:inline distB="114300" distT="114300" distL="114300" distR="114300">
            <wp:extent cx="3095625" cy="2228850"/>
            <wp:effectExtent b="0" l="0" r="0" t="0"/>
            <wp:docPr id="55" name="image56.png"/>
            <a:graphic>
              <a:graphicData uri="http://schemas.openxmlformats.org/drawingml/2006/picture">
                <pic:pic>
                  <pic:nvPicPr>
                    <pic:cNvPr id="0" name="image56.png"/>
                    <pic:cNvPicPr preferRelativeResize="0"/>
                  </pic:nvPicPr>
                  <pic:blipFill>
                    <a:blip r:embed="rId52"/>
                    <a:srcRect b="0" l="0" r="0" t="0"/>
                    <a:stretch>
                      <a:fillRect/>
                    </a:stretch>
                  </pic:blipFill>
                  <pic:spPr>
                    <a:xfrm>
                      <a:off x="0" y="0"/>
                      <a:ext cx="309562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pStyle w:val="Heading2"/>
        <w:widowControl w:val="0"/>
        <w:rPr/>
      </w:pPr>
      <w:bookmarkStart w:colFirst="0" w:colLast="0" w:name="_1at4g6y8ufdh" w:id="87"/>
      <w:bookmarkEnd w:id="87"/>
      <w:r w:rsidDel="00000000" w:rsidR="00000000" w:rsidRPr="00000000">
        <w:rPr>
          <w:rtl w:val="0"/>
        </w:rPr>
        <w:t xml:space="preserve">Probability Density Function (PDF)</w:t>
      </w:r>
      <w:r w:rsidDel="00000000" w:rsidR="00000000" w:rsidRPr="00000000">
        <w:rPr>
          <w:rtl w:val="0"/>
        </w:rPr>
      </w:r>
    </w:p>
    <w:p w:rsidR="00000000" w:rsidDel="00000000" w:rsidP="00000000" w:rsidRDefault="00000000" w:rsidRPr="00000000" w14:paraId="000004CE">
      <w:pPr>
        <w:widowControl w:val="0"/>
        <w:rPr/>
      </w:pPr>
      <w:r w:rsidDel="00000000" w:rsidR="00000000" w:rsidRPr="00000000">
        <w:rPr>
          <w:rtl w:val="0"/>
        </w:rPr>
      </w:r>
    </w:p>
    <w:p w:rsidR="00000000" w:rsidDel="00000000" w:rsidP="00000000" w:rsidRDefault="00000000" w:rsidRPr="00000000" w14:paraId="000004CF">
      <w:pPr>
        <w:widowControl w:val="0"/>
        <w:rPr/>
      </w:pPr>
      <w:r w:rsidDel="00000000" w:rsidR="00000000" w:rsidRPr="00000000">
        <w:rPr>
          <w:rtl w:val="0"/>
        </w:rPr>
        <w:t xml:space="preserve">In probability theory, a probability density function (PDF), or density of a </w:t>
      </w:r>
      <w:r w:rsidDel="00000000" w:rsidR="00000000" w:rsidRPr="00000000">
        <w:rPr>
          <w:b w:val="1"/>
          <w:rtl w:val="0"/>
        </w:rPr>
        <w:t xml:space="preserve">continuous random variable</w:t>
      </w:r>
      <w:r w:rsidDel="00000000" w:rsidR="00000000" w:rsidRPr="00000000">
        <w:rPr>
          <w:rtl w:val="0"/>
        </w:rPr>
        <w:t xml:space="preserve">, is a function whose value at any given sample (or point) in the sample space (the set of possible values taken by the random variable) can be interpreted as providing a relative likelihood that the value of the random variable would be close to that sample.</w:t>
      </w:r>
    </w:p>
    <w:p w:rsidR="00000000" w:rsidDel="00000000" w:rsidP="00000000" w:rsidRDefault="00000000" w:rsidRPr="00000000" w14:paraId="000004D0">
      <w:pPr>
        <w:widowControl w:val="0"/>
        <w:rPr/>
      </w:pPr>
      <w:r w:rsidDel="00000000" w:rsidR="00000000" w:rsidRPr="00000000">
        <w:rPr>
          <w:rtl w:val="0"/>
        </w:rPr>
      </w:r>
    </w:p>
    <w:p w:rsidR="00000000" w:rsidDel="00000000" w:rsidP="00000000" w:rsidRDefault="00000000" w:rsidRPr="00000000" w14:paraId="000004D1">
      <w:pPr>
        <w:widowControl w:val="0"/>
        <w:rPr/>
      </w:pPr>
      <w:r w:rsidDel="00000000" w:rsidR="00000000" w:rsidRPr="00000000">
        <w:rPr>
          <w:rtl w:val="0"/>
        </w:rPr>
        <w:t xml:space="preserve">Density functions require switching from exact outcomes (such as for discrete variables) to approximations or interval ranges for an infinite set of values within the probability interval (in a continuous interval, the values of the variable are so small to be practically uncountable).</w:t>
      </w:r>
    </w:p>
    <w:p w:rsidR="00000000" w:rsidDel="00000000" w:rsidP="00000000" w:rsidRDefault="00000000" w:rsidRPr="00000000" w14:paraId="000004D2">
      <w:pPr>
        <w:widowControl w:val="0"/>
        <w:rPr/>
      </w:pPr>
      <w:r w:rsidDel="00000000" w:rsidR="00000000" w:rsidRPr="00000000">
        <w:rPr>
          <w:rtl w:val="0"/>
        </w:rPr>
      </w:r>
    </w:p>
    <w:p w:rsidR="00000000" w:rsidDel="00000000" w:rsidP="00000000" w:rsidRDefault="00000000" w:rsidRPr="00000000" w14:paraId="000004D3">
      <w:pPr>
        <w:widowControl w:val="0"/>
        <w:rPr/>
      </w:pPr>
      <w:r w:rsidDel="00000000" w:rsidR="00000000" w:rsidRPr="00000000">
        <w:rPr/>
        <w:drawing>
          <wp:inline distB="114300" distT="114300" distL="114300" distR="114300">
            <wp:extent cx="2143125" cy="457200"/>
            <wp:effectExtent b="0" l="0" r="0" t="0"/>
            <wp:docPr id="21" name="image23.png"/>
            <a:graphic>
              <a:graphicData uri="http://schemas.openxmlformats.org/drawingml/2006/picture">
                <pic:pic>
                  <pic:nvPicPr>
                    <pic:cNvPr id="0" name="image23.png"/>
                    <pic:cNvPicPr preferRelativeResize="0"/>
                  </pic:nvPicPr>
                  <pic:blipFill>
                    <a:blip r:embed="rId53"/>
                    <a:srcRect b="0" l="0" r="0" t="0"/>
                    <a:stretch>
                      <a:fillRect/>
                    </a:stretch>
                  </pic:blipFill>
                  <pic:spPr>
                    <a:xfrm>
                      <a:off x="0" y="0"/>
                      <a:ext cx="21431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4D4">
      <w:pPr>
        <w:widowControl w:val="0"/>
        <w:rPr/>
      </w:pPr>
      <w:r w:rsidDel="00000000" w:rsidR="00000000" w:rsidRPr="00000000">
        <w:rPr>
          <w:rtl w:val="0"/>
        </w:rPr>
      </w:r>
    </w:p>
    <w:p w:rsidR="00000000" w:rsidDel="00000000" w:rsidP="00000000" w:rsidRDefault="00000000" w:rsidRPr="00000000" w14:paraId="000004D5">
      <w:pPr>
        <w:widowControl w:val="0"/>
        <w:rPr/>
      </w:pPr>
      <w:r w:rsidDel="00000000" w:rsidR="00000000" w:rsidRPr="00000000">
        <w:rPr>
          <w:rtl w:val="0"/>
        </w:rPr>
        <w:t xml:space="preserve">More technical: In a continuous distribution (e.g. continuous uniform, normal, and others), the probability is calculated by integration, as an area under the probability density function and with:</w:t>
      </w:r>
    </w:p>
    <w:p w:rsidR="00000000" w:rsidDel="00000000" w:rsidP="00000000" w:rsidRDefault="00000000" w:rsidRPr="00000000" w14:paraId="000004D6">
      <w:pPr>
        <w:widowControl w:val="0"/>
        <w:rPr/>
      </w:pPr>
      <w:r w:rsidDel="00000000" w:rsidR="00000000" w:rsidRPr="00000000">
        <w:rPr>
          <w:rtl w:val="0"/>
        </w:rPr>
      </w:r>
    </w:p>
    <w:p w:rsidR="00000000" w:rsidDel="00000000" w:rsidP="00000000" w:rsidRDefault="00000000" w:rsidRPr="00000000" w14:paraId="000004D7">
      <w:pPr>
        <w:widowControl w:val="0"/>
        <w:rPr/>
      </w:pPr>
      <w:r w:rsidDel="00000000" w:rsidR="00000000" w:rsidRPr="00000000">
        <w:rPr>
          <w:rtl w:val="0"/>
        </w:rPr>
        <w:t xml:space="preserve">P(x = c) = 0</w:t>
      </w:r>
    </w:p>
    <w:p w:rsidR="00000000" w:rsidDel="00000000" w:rsidP="00000000" w:rsidRDefault="00000000" w:rsidRPr="00000000" w14:paraId="000004D8">
      <w:pPr>
        <w:widowControl w:val="0"/>
        <w:rPr/>
      </w:pPr>
      <w:r w:rsidDel="00000000" w:rsidR="00000000" w:rsidRPr="00000000">
        <w:rPr>
          <w:rtl w:val="0"/>
        </w:rPr>
      </w:r>
    </w:p>
    <w:p w:rsidR="00000000" w:rsidDel="00000000" w:rsidP="00000000" w:rsidRDefault="00000000" w:rsidRPr="00000000" w14:paraId="000004D9">
      <w:pPr>
        <w:widowControl w:val="0"/>
        <w:rPr/>
      </w:pPr>
      <w:r w:rsidDel="00000000" w:rsidR="00000000" w:rsidRPr="00000000">
        <w:rPr/>
        <w:drawing>
          <wp:inline distB="114300" distT="114300" distL="114300" distR="114300">
            <wp:extent cx="1514475" cy="895350"/>
            <wp:effectExtent b="0" l="0" r="0" t="0"/>
            <wp:docPr id="37" name="image34.png"/>
            <a:graphic>
              <a:graphicData uri="http://schemas.openxmlformats.org/drawingml/2006/picture">
                <pic:pic>
                  <pic:nvPicPr>
                    <pic:cNvPr id="0" name="image34.png"/>
                    <pic:cNvPicPr preferRelativeResize="0"/>
                  </pic:nvPicPr>
                  <pic:blipFill>
                    <a:blip r:embed="rId54"/>
                    <a:srcRect b="0" l="0" r="0" t="0"/>
                    <a:stretch>
                      <a:fillRect/>
                    </a:stretch>
                  </pic:blipFill>
                  <pic:spPr>
                    <a:xfrm>
                      <a:off x="0" y="0"/>
                      <a:ext cx="151447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4DA">
      <w:pPr>
        <w:widowControl w:val="0"/>
        <w:rPr/>
      </w:pPr>
      <w:r w:rsidDel="00000000" w:rsidR="00000000" w:rsidRPr="00000000">
        <w:rPr>
          <w:rtl w:val="0"/>
        </w:rPr>
      </w:r>
    </w:p>
    <w:p w:rsidR="00000000" w:rsidDel="00000000" w:rsidP="00000000" w:rsidRDefault="00000000" w:rsidRPr="00000000" w14:paraId="000004DB">
      <w:pPr>
        <w:widowControl w:val="0"/>
        <w:rPr/>
      </w:pPr>
      <m:oMath/>
      <w:r w:rsidDel="00000000" w:rsidR="00000000" w:rsidRPr="00000000">
        <w:rPr>
          <w:rtl w:val="0"/>
        </w:rPr>
      </w:r>
    </w:p>
    <w:p w:rsidR="00000000" w:rsidDel="00000000" w:rsidP="00000000" w:rsidRDefault="00000000" w:rsidRPr="00000000" w14:paraId="000004DC">
      <w:pPr>
        <w:widowControl w:val="0"/>
        <w:rPr/>
      </w:pPr>
      <w:r w:rsidDel="00000000" w:rsidR="00000000" w:rsidRPr="00000000">
        <w:rPr>
          <w:rtl w:val="0"/>
        </w:rPr>
      </w:r>
    </w:p>
    <w:p w:rsidR="00000000" w:rsidDel="00000000" w:rsidP="00000000" w:rsidRDefault="00000000" w:rsidRPr="00000000" w14:paraId="000004DD">
      <w:pPr>
        <w:widowControl w:val="0"/>
        <w:rPr/>
      </w:pPr>
      <w:r w:rsidDel="00000000" w:rsidR="00000000" w:rsidRPr="00000000">
        <w:rPr>
          <w:rtl w:val="0"/>
        </w:rPr>
        <w:t xml:space="preserve">If a random variable X is given and its distribution admits a probability density function f, then the expected value of X (if the expected value exists) can be calculated as</w:t>
      </w:r>
    </w:p>
    <w:p w:rsidR="00000000" w:rsidDel="00000000" w:rsidP="00000000" w:rsidRDefault="00000000" w:rsidRPr="00000000" w14:paraId="000004DE">
      <w:pPr>
        <w:widowControl w:val="0"/>
        <w:rPr/>
      </w:pPr>
      <w:r w:rsidDel="00000000" w:rsidR="00000000" w:rsidRPr="00000000">
        <w:rPr>
          <w:rtl w:val="0"/>
        </w:rPr>
      </w:r>
    </w:p>
    <w:p w:rsidR="00000000" w:rsidDel="00000000" w:rsidP="00000000" w:rsidRDefault="00000000" w:rsidRPr="00000000" w14:paraId="000004DF">
      <w:pPr>
        <w:widowControl w:val="0"/>
        <w:rPr/>
      </w:pPr>
      <w:r w:rsidDel="00000000" w:rsidR="00000000" w:rsidRPr="00000000">
        <w:rPr/>
        <w:drawing>
          <wp:inline distB="114300" distT="114300" distL="114300" distR="114300">
            <wp:extent cx="1619250" cy="485775"/>
            <wp:effectExtent b="0" l="0" r="0" t="0"/>
            <wp:docPr id="48" name="image45.png"/>
            <a:graphic>
              <a:graphicData uri="http://schemas.openxmlformats.org/drawingml/2006/picture">
                <pic:pic>
                  <pic:nvPicPr>
                    <pic:cNvPr id="0" name="image45.png"/>
                    <pic:cNvPicPr preferRelativeResize="0"/>
                  </pic:nvPicPr>
                  <pic:blipFill>
                    <a:blip r:embed="rId55"/>
                    <a:srcRect b="0" l="0" r="0" t="0"/>
                    <a:stretch>
                      <a:fillRect/>
                    </a:stretch>
                  </pic:blipFill>
                  <pic:spPr>
                    <a:xfrm>
                      <a:off x="0" y="0"/>
                      <a:ext cx="161925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4E0">
      <w:pPr>
        <w:widowControl w:val="0"/>
        <w:rPr/>
      </w:pPr>
      <w:r w:rsidDel="00000000" w:rsidR="00000000" w:rsidRPr="00000000">
        <w:rPr>
          <w:rtl w:val="0"/>
        </w:rPr>
      </w:r>
    </w:p>
    <w:p w:rsidR="00000000" w:rsidDel="00000000" w:rsidP="00000000" w:rsidRDefault="00000000" w:rsidRPr="00000000" w14:paraId="000004E1">
      <w:pPr>
        <w:widowControl w:val="0"/>
        <w:rPr/>
      </w:pPr>
      <w:r w:rsidDel="00000000" w:rsidR="00000000" w:rsidRPr="00000000">
        <w:rPr>
          <w:rtl w:val="0"/>
        </w:rPr>
        <w:t xml:space="preserve">Not every probability distribution has a density function: the distributions of discrete random variables do not, for example.</w:t>
      </w:r>
    </w:p>
    <w:p w:rsidR="00000000" w:rsidDel="00000000" w:rsidP="00000000" w:rsidRDefault="00000000" w:rsidRPr="00000000" w14:paraId="000004E2">
      <w:pPr>
        <w:widowControl w:val="0"/>
        <w:rPr/>
      </w:pPr>
      <w:r w:rsidDel="00000000" w:rsidR="00000000" w:rsidRPr="00000000">
        <w:rPr>
          <w:rtl w:val="0"/>
        </w:rPr>
      </w:r>
    </w:p>
    <w:p w:rsidR="00000000" w:rsidDel="00000000" w:rsidP="00000000" w:rsidRDefault="00000000" w:rsidRPr="00000000" w14:paraId="000004E3">
      <w:pPr>
        <w:widowControl w:val="0"/>
        <w:rPr/>
      </w:pPr>
      <w:r w:rsidDel="00000000" w:rsidR="00000000" w:rsidRPr="00000000">
        <w:rPr>
          <w:rtl w:val="0"/>
        </w:rPr>
        <w:t xml:space="preserve">Note also that within a PDF, the probability of having a specific, exact value (such as in PMF) is always equal to zero. The expectation is for an approximation (a &lt; X &lt; b) and not for an equality (X = a).</w:t>
      </w:r>
    </w:p>
    <w:p w:rsidR="00000000" w:rsidDel="00000000" w:rsidP="00000000" w:rsidRDefault="00000000" w:rsidRPr="00000000" w14:paraId="000004E4">
      <w:pPr>
        <w:widowControl w:val="0"/>
        <w:rPr/>
      </w:pPr>
      <w:r w:rsidDel="00000000" w:rsidR="00000000" w:rsidRPr="00000000">
        <w:rPr>
          <w:rtl w:val="0"/>
        </w:rPr>
      </w:r>
    </w:p>
    <w:p w:rsidR="00000000" w:rsidDel="00000000" w:rsidP="00000000" w:rsidRDefault="00000000" w:rsidRPr="00000000" w14:paraId="000004E5">
      <w:pPr>
        <w:widowControl w:val="0"/>
        <w:rPr/>
      </w:pPr>
      <w:r w:rsidDel="00000000" w:rsidR="00000000" w:rsidRPr="00000000">
        <w:rPr>
          <w:rtl w:val="0"/>
        </w:rPr>
        <w:t xml:space="preserve">There are many kinds of probability density functions (actually more than 100, going from very common normal distribution, Pareto distribution, uniform distribution, to other less common distributions such as Polya-Gamma). </w:t>
      </w:r>
    </w:p>
    <w:p w:rsidR="00000000" w:rsidDel="00000000" w:rsidP="00000000" w:rsidRDefault="00000000" w:rsidRPr="00000000" w14:paraId="000004E6">
      <w:pPr>
        <w:widowControl w:val="0"/>
        <w:rPr/>
      </w:pPr>
      <w:r w:rsidDel="00000000" w:rsidR="00000000" w:rsidRPr="00000000">
        <w:rPr>
          <w:rtl w:val="0"/>
        </w:rPr>
      </w:r>
    </w:p>
    <w:p w:rsidR="00000000" w:rsidDel="00000000" w:rsidP="00000000" w:rsidRDefault="00000000" w:rsidRPr="00000000" w14:paraId="000004E7">
      <w:pPr>
        <w:widowControl w:val="0"/>
        <w:rPr>
          <w:b w:val="1"/>
        </w:rPr>
      </w:pPr>
      <w:r w:rsidDel="00000000" w:rsidR="00000000" w:rsidRPr="00000000">
        <w:rPr>
          <w:b w:val="1"/>
          <w:rtl w:val="0"/>
        </w:rPr>
        <w:t xml:space="preserve">PDF visualization</w:t>
      </w:r>
    </w:p>
    <w:p w:rsidR="00000000" w:rsidDel="00000000" w:rsidP="00000000" w:rsidRDefault="00000000" w:rsidRPr="00000000" w14:paraId="000004E8">
      <w:pPr>
        <w:widowControl w:val="0"/>
        <w:rPr/>
      </w:pPr>
      <w:r w:rsidDel="00000000" w:rsidR="00000000" w:rsidRPr="00000000">
        <w:rPr>
          <w:rtl w:val="0"/>
        </w:rPr>
      </w:r>
    </w:p>
    <w:p w:rsidR="00000000" w:rsidDel="00000000" w:rsidP="00000000" w:rsidRDefault="00000000" w:rsidRPr="00000000" w14:paraId="000004E9">
      <w:pPr>
        <w:widowControl w:val="0"/>
        <w:rPr/>
      </w:pPr>
      <w:r w:rsidDel="00000000" w:rsidR="00000000" w:rsidRPr="00000000">
        <w:rPr/>
        <w:drawing>
          <wp:inline distB="114300" distT="114300" distL="114300" distR="114300">
            <wp:extent cx="3754248" cy="2712787"/>
            <wp:effectExtent b="0" l="0" r="0" t="0"/>
            <wp:docPr id="38" name="image37.png"/>
            <a:graphic>
              <a:graphicData uri="http://schemas.openxmlformats.org/drawingml/2006/picture">
                <pic:pic>
                  <pic:nvPicPr>
                    <pic:cNvPr id="0" name="image37.png"/>
                    <pic:cNvPicPr preferRelativeResize="0"/>
                  </pic:nvPicPr>
                  <pic:blipFill>
                    <a:blip r:embed="rId56"/>
                    <a:srcRect b="0" l="0" r="0" t="0"/>
                    <a:stretch>
                      <a:fillRect/>
                    </a:stretch>
                  </pic:blipFill>
                  <pic:spPr>
                    <a:xfrm>
                      <a:off x="0" y="0"/>
                      <a:ext cx="3754248" cy="2712787"/>
                    </a:xfrm>
                    <a:prstGeom prst="rect"/>
                    <a:ln/>
                  </pic:spPr>
                </pic:pic>
              </a:graphicData>
            </a:graphic>
          </wp:inline>
        </w:drawing>
      </w:r>
      <w:r w:rsidDel="00000000" w:rsidR="00000000" w:rsidRPr="00000000">
        <w:rPr>
          <w:rtl w:val="0"/>
        </w:rPr>
      </w:r>
    </w:p>
    <w:p w:rsidR="00000000" w:rsidDel="00000000" w:rsidP="00000000" w:rsidRDefault="00000000" w:rsidRPr="00000000" w14:paraId="000004EA">
      <w:pPr>
        <w:widowControl w:val="0"/>
        <w:rPr/>
      </w:pPr>
      <w:r w:rsidDel="00000000" w:rsidR="00000000" w:rsidRPr="00000000">
        <w:rPr>
          <w:rtl w:val="0"/>
        </w:rPr>
      </w:r>
    </w:p>
    <w:p w:rsidR="00000000" w:rsidDel="00000000" w:rsidP="00000000" w:rsidRDefault="00000000" w:rsidRPr="00000000" w14:paraId="000004EB">
      <w:pPr>
        <w:pStyle w:val="Heading3"/>
        <w:widowControl w:val="0"/>
        <w:rPr/>
      </w:pPr>
      <w:bookmarkStart w:colFirst="0" w:colLast="0" w:name="_u6cdxdbkq8fw" w:id="88"/>
      <w:bookmarkEnd w:id="88"/>
      <w:r w:rsidDel="00000000" w:rsidR="00000000" w:rsidRPr="00000000">
        <w:rPr>
          <w:rtl w:val="0"/>
        </w:rPr>
        <w:t xml:space="preserve">Continuous uniform distribution</w:t>
      </w:r>
    </w:p>
    <w:p w:rsidR="00000000" w:rsidDel="00000000" w:rsidP="00000000" w:rsidRDefault="00000000" w:rsidRPr="00000000" w14:paraId="000004EC">
      <w:pPr>
        <w:widowControl w:val="0"/>
        <w:rPr/>
      </w:pPr>
      <w:r w:rsidDel="00000000" w:rsidR="00000000" w:rsidRPr="00000000">
        <w:rPr>
          <w:rtl w:val="0"/>
        </w:rPr>
      </w:r>
    </w:p>
    <w:p w:rsidR="00000000" w:rsidDel="00000000" w:rsidP="00000000" w:rsidRDefault="00000000" w:rsidRPr="00000000" w14:paraId="000004ED">
      <w:pPr>
        <w:widowControl w:val="0"/>
        <w:rPr/>
      </w:pPr>
      <w:r w:rsidDel="00000000" w:rsidR="00000000" w:rsidRPr="00000000">
        <w:rPr>
          <w:rtl w:val="0"/>
        </w:rPr>
        <w:t xml:space="preserve">In probability theory and statistics, the continuous uniform distribution or rectangular distribution is a family of symmetric probability distributions. The distribution describes an experiment where there is an arbitrary outcome that lies between certain bounds. </w:t>
      </w:r>
    </w:p>
    <w:p w:rsidR="00000000" w:rsidDel="00000000" w:rsidP="00000000" w:rsidRDefault="00000000" w:rsidRPr="00000000" w14:paraId="000004EE">
      <w:pPr>
        <w:widowControl w:val="0"/>
        <w:rPr/>
      </w:pPr>
      <w:r w:rsidDel="00000000" w:rsidR="00000000" w:rsidRPr="00000000">
        <w:rPr>
          <w:rtl w:val="0"/>
        </w:rPr>
      </w:r>
    </w:p>
    <w:p w:rsidR="00000000" w:rsidDel="00000000" w:rsidP="00000000" w:rsidRDefault="00000000" w:rsidRPr="00000000" w14:paraId="000004EF">
      <w:pPr>
        <w:widowControl w:val="0"/>
        <w:rPr/>
      </w:pPr>
      <w:r w:rsidDel="00000000" w:rsidR="00000000" w:rsidRPr="00000000">
        <w:rPr>
          <w:rtl w:val="0"/>
        </w:rPr>
        <w:t xml:space="preserve">The bounds are defined by the parameters, a and b, which are the minimum and maximum values. The interval can either be closed (e.g. [a, b]) or open (e.g. (a, b)).</w:t>
      </w:r>
    </w:p>
    <w:p w:rsidR="00000000" w:rsidDel="00000000" w:rsidP="00000000" w:rsidRDefault="00000000" w:rsidRPr="00000000" w14:paraId="000004F0">
      <w:pPr>
        <w:widowControl w:val="0"/>
        <w:rPr/>
      </w:pPr>
      <w:r w:rsidDel="00000000" w:rsidR="00000000" w:rsidRPr="00000000">
        <w:rPr>
          <w:rtl w:val="0"/>
        </w:rPr>
        <w:t xml:space="preserve">Therefore, the distribution is often abbreviated U (a, b), where U stands for uniform distribution.</w:t>
      </w:r>
    </w:p>
    <w:p w:rsidR="00000000" w:rsidDel="00000000" w:rsidP="00000000" w:rsidRDefault="00000000" w:rsidRPr="00000000" w14:paraId="000004F1">
      <w:pPr>
        <w:widowControl w:val="0"/>
        <w:rPr/>
      </w:pPr>
      <w:r w:rsidDel="00000000" w:rsidR="00000000" w:rsidRPr="00000000">
        <w:rPr>
          <w:rtl w:val="0"/>
        </w:rPr>
      </w:r>
    </w:p>
    <w:p w:rsidR="00000000" w:rsidDel="00000000" w:rsidP="00000000" w:rsidRDefault="00000000" w:rsidRPr="00000000" w14:paraId="000004F2">
      <w:pPr>
        <w:widowControl w:val="0"/>
        <w:rPr/>
      </w:pPr>
      <w:r w:rsidDel="00000000" w:rsidR="00000000" w:rsidRPr="00000000">
        <w:rPr/>
        <w:drawing>
          <wp:inline distB="114300" distT="114300" distL="114300" distR="114300">
            <wp:extent cx="2381250" cy="1704975"/>
            <wp:effectExtent b="0" l="0" r="0" t="0"/>
            <wp:docPr id="4"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238125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4F3">
      <w:pPr>
        <w:widowControl w:val="0"/>
        <w:rPr/>
      </w:pPr>
      <w:r w:rsidDel="00000000" w:rsidR="00000000" w:rsidRPr="00000000">
        <w:rPr>
          <w:rtl w:val="0"/>
        </w:rPr>
      </w:r>
    </w:p>
    <w:p w:rsidR="00000000" w:rsidDel="00000000" w:rsidP="00000000" w:rsidRDefault="00000000" w:rsidRPr="00000000" w14:paraId="000004F4">
      <w:pPr>
        <w:widowControl w:val="0"/>
        <w:rPr/>
      </w:pPr>
      <w:r w:rsidDel="00000000" w:rsidR="00000000" w:rsidRPr="00000000">
        <w:rPr/>
        <w:drawing>
          <wp:inline distB="114300" distT="114300" distL="114300" distR="114300">
            <wp:extent cx="2428875" cy="2638425"/>
            <wp:effectExtent b="0" l="0" r="0" t="0"/>
            <wp:docPr id="39" name="image38.png"/>
            <a:graphic>
              <a:graphicData uri="http://schemas.openxmlformats.org/drawingml/2006/picture">
                <pic:pic>
                  <pic:nvPicPr>
                    <pic:cNvPr id="0" name="image38.png"/>
                    <pic:cNvPicPr preferRelativeResize="0"/>
                  </pic:nvPicPr>
                  <pic:blipFill>
                    <a:blip r:embed="rId58"/>
                    <a:srcRect b="0" l="0" r="0" t="0"/>
                    <a:stretch>
                      <a:fillRect/>
                    </a:stretch>
                  </pic:blipFill>
                  <pic:spPr>
                    <a:xfrm>
                      <a:off x="0" y="0"/>
                      <a:ext cx="242887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4F5">
      <w:pPr>
        <w:widowControl w:val="0"/>
        <w:rPr/>
      </w:pPr>
      <w:r w:rsidDel="00000000" w:rsidR="00000000" w:rsidRPr="00000000">
        <w:rPr>
          <w:rtl w:val="0"/>
        </w:rPr>
      </w:r>
    </w:p>
    <w:p w:rsidR="00000000" w:rsidDel="00000000" w:rsidP="00000000" w:rsidRDefault="00000000" w:rsidRPr="00000000" w14:paraId="000004F6">
      <w:pPr>
        <w:pStyle w:val="Heading2"/>
        <w:widowControl w:val="0"/>
        <w:rPr/>
      </w:pPr>
      <w:bookmarkStart w:colFirst="0" w:colLast="0" w:name="_5r5nq7z99gde" w:id="89"/>
      <w:bookmarkEnd w:id="89"/>
      <w:r w:rsidDel="00000000" w:rsidR="00000000" w:rsidRPr="00000000">
        <w:rPr>
          <w:rtl w:val="0"/>
        </w:rPr>
        <w:t xml:space="preserve">Cumulative Distribution Functions (CDF)</w:t>
      </w:r>
    </w:p>
    <w:p w:rsidR="00000000" w:rsidDel="00000000" w:rsidP="00000000" w:rsidRDefault="00000000" w:rsidRPr="00000000" w14:paraId="000004F7">
      <w:pPr>
        <w:widowControl w:val="0"/>
        <w:rPr/>
      </w:pPr>
      <w:r w:rsidDel="00000000" w:rsidR="00000000" w:rsidRPr="00000000">
        <w:rPr>
          <w:rtl w:val="0"/>
        </w:rPr>
        <w:t xml:space="preserve">The cumulative distribution function (CDF) is the probability that the variable takes a value less than or equal to x. </w:t>
      </w:r>
    </w:p>
    <w:p w:rsidR="00000000" w:rsidDel="00000000" w:rsidP="00000000" w:rsidRDefault="00000000" w:rsidRPr="00000000" w14:paraId="000004F8">
      <w:pPr>
        <w:widowControl w:val="0"/>
        <w:rPr/>
      </w:pPr>
      <w:r w:rsidDel="00000000" w:rsidR="00000000" w:rsidRPr="00000000">
        <w:rPr>
          <w:rtl w:val="0"/>
        </w:rPr>
      </w:r>
    </w:p>
    <w:p w:rsidR="00000000" w:rsidDel="00000000" w:rsidP="00000000" w:rsidRDefault="00000000" w:rsidRPr="00000000" w14:paraId="000004F9">
      <w:pPr>
        <w:widowControl w:val="0"/>
        <w:rPr/>
      </w:pPr>
      <w:r w:rsidDel="00000000" w:rsidR="00000000" w:rsidRPr="00000000">
        <w:rPr>
          <w:rtl w:val="0"/>
        </w:rPr>
        <w:t xml:space="preserve">F(x) = P(X &lt;= x)  </w:t>
      </w:r>
    </w:p>
    <w:p w:rsidR="00000000" w:rsidDel="00000000" w:rsidP="00000000" w:rsidRDefault="00000000" w:rsidRPr="00000000" w14:paraId="000004FA">
      <w:pPr>
        <w:widowControl w:val="0"/>
        <w:rPr/>
      </w:pPr>
      <w:r w:rsidDel="00000000" w:rsidR="00000000" w:rsidRPr="00000000">
        <w:rPr>
          <w:rtl w:val="0"/>
        </w:rPr>
      </w:r>
    </w:p>
    <w:p w:rsidR="00000000" w:rsidDel="00000000" w:rsidP="00000000" w:rsidRDefault="00000000" w:rsidRPr="00000000" w14:paraId="000004FB">
      <w:pPr>
        <w:widowControl w:val="0"/>
        <w:rPr/>
      </w:pPr>
      <w:r w:rsidDel="00000000" w:rsidR="00000000" w:rsidRPr="00000000">
        <w:rPr>
          <w:rtl w:val="0"/>
        </w:rPr>
        <w:t xml:space="preserve">CDF expresses the cumulative probability of a given event.</w:t>
      </w:r>
    </w:p>
    <w:p w:rsidR="00000000" w:rsidDel="00000000" w:rsidP="00000000" w:rsidRDefault="00000000" w:rsidRPr="00000000" w14:paraId="000004FC">
      <w:pPr>
        <w:widowControl w:val="0"/>
        <w:rPr/>
      </w:pPr>
      <w:r w:rsidDel="00000000" w:rsidR="00000000" w:rsidRPr="00000000">
        <w:rPr>
          <w:rtl w:val="0"/>
        </w:rPr>
      </w:r>
    </w:p>
    <w:p w:rsidR="00000000" w:rsidDel="00000000" w:rsidP="00000000" w:rsidRDefault="00000000" w:rsidRPr="00000000" w14:paraId="000004FD">
      <w:pPr>
        <w:pStyle w:val="Heading2"/>
        <w:widowControl w:val="0"/>
        <w:rPr/>
      </w:pPr>
      <w:bookmarkStart w:colFirst="0" w:colLast="0" w:name="_qvpgjrlzjvp6" w:id="90"/>
      <w:bookmarkEnd w:id="90"/>
      <w:r w:rsidDel="00000000" w:rsidR="00000000" w:rsidRPr="00000000">
        <w:rPr>
          <w:rtl w:val="0"/>
        </w:rPr>
        <w:t xml:space="preserve">Discrete CDF</w:t>
      </w:r>
    </w:p>
    <w:p w:rsidR="00000000" w:rsidDel="00000000" w:rsidP="00000000" w:rsidRDefault="00000000" w:rsidRPr="00000000" w14:paraId="000004FE">
      <w:pPr>
        <w:widowControl w:val="0"/>
        <w:rPr/>
      </w:pPr>
      <w:r w:rsidDel="00000000" w:rsidR="00000000" w:rsidRPr="00000000">
        <w:rPr>
          <w:rtl w:val="0"/>
        </w:rPr>
        <w:t xml:space="preserve">Example: rolling a dice, the CDF of having no numeric output is 0, while the CDF of having a number between 1 and 6 is 1 (6/6), the CDF of having a number less or equal to 3 is 3/6 (1/ 6+ 2/6 + 3/6).</w:t>
      </w:r>
    </w:p>
    <w:p w:rsidR="00000000" w:rsidDel="00000000" w:rsidP="00000000" w:rsidRDefault="00000000" w:rsidRPr="00000000" w14:paraId="000004FF">
      <w:pPr>
        <w:widowControl w:val="0"/>
        <w:rPr/>
      </w:pPr>
      <w:r w:rsidDel="00000000" w:rsidR="00000000" w:rsidRPr="00000000">
        <w:rPr>
          <w:rtl w:val="0"/>
        </w:rPr>
      </w:r>
    </w:p>
    <w:p w:rsidR="00000000" w:rsidDel="00000000" w:rsidP="00000000" w:rsidRDefault="00000000" w:rsidRPr="00000000" w14:paraId="00000500">
      <w:pPr>
        <w:widowControl w:val="0"/>
        <w:rPr/>
      </w:pPr>
      <w:r w:rsidDel="00000000" w:rsidR="00000000" w:rsidRPr="00000000">
        <w:rPr/>
        <w:drawing>
          <wp:inline distB="114300" distT="114300" distL="114300" distR="114300">
            <wp:extent cx="5731200" cy="2133600"/>
            <wp:effectExtent b="0" l="0" r="0" t="0"/>
            <wp:docPr id="31" name="image31.png"/>
            <a:graphic>
              <a:graphicData uri="http://schemas.openxmlformats.org/drawingml/2006/picture">
                <pic:pic>
                  <pic:nvPicPr>
                    <pic:cNvPr id="0" name="image31.png"/>
                    <pic:cNvPicPr preferRelativeResize="0"/>
                  </pic:nvPicPr>
                  <pic:blipFill>
                    <a:blip r:embed="rId59"/>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501">
      <w:pPr>
        <w:pStyle w:val="Heading2"/>
        <w:widowControl w:val="0"/>
        <w:rPr/>
      </w:pPr>
      <w:bookmarkStart w:colFirst="0" w:colLast="0" w:name="_s56mw7q8mmka" w:id="91"/>
      <w:bookmarkEnd w:id="91"/>
      <w:r w:rsidDel="00000000" w:rsidR="00000000" w:rsidRPr="00000000">
        <w:rPr>
          <w:rtl w:val="0"/>
        </w:rPr>
        <w:t xml:space="preserve">Continuous CDF</w:t>
      </w:r>
    </w:p>
    <w:p w:rsidR="00000000" w:rsidDel="00000000" w:rsidP="00000000" w:rsidRDefault="00000000" w:rsidRPr="00000000" w14:paraId="00000502">
      <w:pPr>
        <w:widowControl w:val="0"/>
        <w:rPr/>
      </w:pPr>
      <w:r w:rsidDel="00000000" w:rsidR="00000000" w:rsidRPr="00000000">
        <w:rPr>
          <w:rtl w:val="0"/>
        </w:rPr>
        <w:t xml:space="preserve">The cumulative distribution function, CDF, or cumulant is a function derived from the probability density function for a continuous random variable. It gives the probability of finding the random variable at a value less than or equal to a given cutoff. Many questions and computations about probability distribution functions are convenient to rephrase or perform in terms of CDFs, e.g. computing the PDF of a function of a random variable.</w:t>
      </w:r>
    </w:p>
    <w:p w:rsidR="00000000" w:rsidDel="00000000" w:rsidP="00000000" w:rsidRDefault="00000000" w:rsidRPr="00000000" w14:paraId="00000503">
      <w:pPr>
        <w:widowControl w:val="0"/>
        <w:rPr/>
      </w:pPr>
      <w:r w:rsidDel="00000000" w:rsidR="00000000" w:rsidRPr="00000000">
        <w:rPr>
          <w:rtl w:val="0"/>
        </w:rPr>
      </w:r>
    </w:p>
    <w:p w:rsidR="00000000" w:rsidDel="00000000" w:rsidP="00000000" w:rsidRDefault="00000000" w:rsidRPr="00000000" w14:paraId="00000504">
      <w:pPr>
        <w:widowControl w:val="0"/>
        <w:rPr/>
      </w:pPr>
      <w:r w:rsidDel="00000000" w:rsidR="00000000" w:rsidRPr="00000000">
        <w:rPr/>
        <w:drawing>
          <wp:inline distB="114300" distT="114300" distL="114300" distR="114300">
            <wp:extent cx="5731200" cy="2044700"/>
            <wp:effectExtent b="0" l="0" r="0" t="0"/>
            <wp:docPr id="3" name="image18.png"/>
            <a:graphic>
              <a:graphicData uri="http://schemas.openxmlformats.org/drawingml/2006/picture">
                <pic:pic>
                  <pic:nvPicPr>
                    <pic:cNvPr id="0" name="image18.png"/>
                    <pic:cNvPicPr preferRelativeResize="0"/>
                  </pic:nvPicPr>
                  <pic:blipFill>
                    <a:blip r:embed="rId60"/>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505">
      <w:pPr>
        <w:widowControl w:val="0"/>
        <w:rPr/>
      </w:pPr>
      <w:r w:rsidDel="00000000" w:rsidR="00000000" w:rsidRPr="00000000">
        <w:rPr>
          <w:rtl w:val="0"/>
        </w:rPr>
      </w:r>
    </w:p>
    <w:p w:rsidR="00000000" w:rsidDel="00000000" w:rsidP="00000000" w:rsidRDefault="00000000" w:rsidRPr="00000000" w14:paraId="00000506">
      <w:pPr>
        <w:pStyle w:val="Heading2"/>
        <w:widowControl w:val="0"/>
        <w:rPr/>
      </w:pPr>
      <w:bookmarkStart w:colFirst="0" w:colLast="0" w:name="_kqydi22fsoqe" w:id="92"/>
      <w:bookmarkEnd w:id="92"/>
      <w:r w:rsidDel="00000000" w:rsidR="00000000" w:rsidRPr="00000000">
        <w:rPr>
          <w:rtl w:val="0"/>
        </w:rPr>
        <w:t xml:space="preserve">Binomial Distribution</w:t>
      </w:r>
    </w:p>
    <w:p w:rsidR="00000000" w:rsidDel="00000000" w:rsidP="00000000" w:rsidRDefault="00000000" w:rsidRPr="00000000" w14:paraId="00000507">
      <w:pPr>
        <w:widowControl w:val="0"/>
        <w:rPr/>
      </w:pPr>
      <w:r w:rsidDel="00000000" w:rsidR="00000000" w:rsidRPr="00000000">
        <w:rPr>
          <w:rtl w:val="0"/>
        </w:rPr>
        <w:t xml:space="preserve">Binomial distribution expresses the discrete probability distribution of an experiment that is repeated multiple times, having only two possible outcome: positive or negative. </w:t>
      </w:r>
    </w:p>
    <w:p w:rsidR="00000000" w:rsidDel="00000000" w:rsidP="00000000" w:rsidRDefault="00000000" w:rsidRPr="00000000" w14:paraId="00000508">
      <w:pPr>
        <w:widowControl w:val="0"/>
        <w:rPr/>
      </w:pPr>
      <w:r w:rsidDel="00000000" w:rsidR="00000000" w:rsidRPr="00000000">
        <w:rPr>
          <w:rtl w:val="0"/>
        </w:rPr>
        <w:t xml:space="preserve">Binomial refers to the distribution having only two possible outcomes, positive or negative. </w:t>
      </w:r>
    </w:p>
    <w:p w:rsidR="00000000" w:rsidDel="00000000" w:rsidP="00000000" w:rsidRDefault="00000000" w:rsidRPr="00000000" w14:paraId="00000509">
      <w:pPr>
        <w:widowControl w:val="0"/>
        <w:rPr/>
      </w:pPr>
      <w:r w:rsidDel="00000000" w:rsidR="00000000" w:rsidRPr="00000000">
        <w:rPr>
          <w:rtl w:val="0"/>
        </w:rPr>
      </w:r>
    </w:p>
    <w:p w:rsidR="00000000" w:rsidDel="00000000" w:rsidP="00000000" w:rsidRDefault="00000000" w:rsidRPr="00000000" w14:paraId="0000050A">
      <w:pPr>
        <w:widowControl w:val="0"/>
        <w:rPr/>
      </w:pPr>
      <w:r w:rsidDel="00000000" w:rsidR="00000000" w:rsidRPr="00000000">
        <w:rPr>
          <w:rtl w:val="0"/>
        </w:rPr>
        <w:t xml:space="preserve">Binomial distribution is expressed as B(n,p), with n being trials and p being the probability of success. </w:t>
      </w:r>
    </w:p>
    <w:p w:rsidR="00000000" w:rsidDel="00000000" w:rsidP="00000000" w:rsidRDefault="00000000" w:rsidRPr="00000000" w14:paraId="0000050B">
      <w:pPr>
        <w:widowControl w:val="0"/>
        <w:rPr/>
      </w:pPr>
      <w:r w:rsidDel="00000000" w:rsidR="00000000" w:rsidRPr="00000000">
        <w:rPr/>
        <w:drawing>
          <wp:inline distB="114300" distT="114300" distL="114300" distR="114300">
            <wp:extent cx="4400550" cy="1343025"/>
            <wp:effectExtent b="0" l="0" r="0" t="0"/>
            <wp:docPr id="41" name="image41.png"/>
            <a:graphic>
              <a:graphicData uri="http://schemas.openxmlformats.org/drawingml/2006/picture">
                <pic:pic>
                  <pic:nvPicPr>
                    <pic:cNvPr id="0" name="image41.png"/>
                    <pic:cNvPicPr preferRelativeResize="0"/>
                  </pic:nvPicPr>
                  <pic:blipFill>
                    <a:blip r:embed="rId61"/>
                    <a:srcRect b="0" l="0" r="0" t="0"/>
                    <a:stretch>
                      <a:fillRect/>
                    </a:stretch>
                  </pic:blipFill>
                  <pic:spPr>
                    <a:xfrm>
                      <a:off x="0" y="0"/>
                      <a:ext cx="440055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50C">
      <w:pPr>
        <w:widowControl w:val="0"/>
        <w:rPr/>
      </w:pPr>
      <w:r w:rsidDel="00000000" w:rsidR="00000000" w:rsidRPr="00000000">
        <w:rPr>
          <w:rtl w:val="0"/>
        </w:rPr>
      </w:r>
    </w:p>
    <w:p w:rsidR="00000000" w:rsidDel="00000000" w:rsidP="00000000" w:rsidRDefault="00000000" w:rsidRPr="00000000" w14:paraId="0000050D">
      <w:pPr>
        <w:widowControl w:val="0"/>
        <w:rPr/>
      </w:pPr>
      <w:r w:rsidDel="00000000" w:rsidR="00000000" w:rsidRPr="00000000">
        <w:rPr>
          <w:rtl w:val="0"/>
        </w:rPr>
      </w:r>
    </w:p>
    <w:p w:rsidR="00000000" w:rsidDel="00000000" w:rsidP="00000000" w:rsidRDefault="00000000" w:rsidRPr="00000000" w14:paraId="0000050E">
      <w:pPr>
        <w:widowControl w:val="0"/>
        <w:rPr/>
      </w:pPr>
      <w:r w:rsidDel="00000000" w:rsidR="00000000" w:rsidRPr="00000000">
        <w:rPr>
          <w:rtl w:val="0"/>
        </w:rPr>
        <w:t xml:space="preserve">Binomial distribution should respect the following criteria:</w:t>
      </w:r>
    </w:p>
    <w:p w:rsidR="00000000" w:rsidDel="00000000" w:rsidP="00000000" w:rsidRDefault="00000000" w:rsidRPr="00000000" w14:paraId="0000050F">
      <w:pPr>
        <w:widowControl w:val="0"/>
        <w:numPr>
          <w:ilvl w:val="0"/>
          <w:numId w:val="25"/>
        </w:numPr>
        <w:ind w:left="720" w:hanging="360"/>
        <w:rPr>
          <w:u w:val="none"/>
        </w:rPr>
      </w:pPr>
      <w:r w:rsidDel="00000000" w:rsidR="00000000" w:rsidRPr="00000000">
        <w:rPr>
          <w:rtl w:val="0"/>
        </w:rPr>
        <w:t xml:space="preserve">Outcome is binomial (positive or negative, 1 or 0, + or - etc.).</w:t>
      </w:r>
    </w:p>
    <w:p w:rsidR="00000000" w:rsidDel="00000000" w:rsidP="00000000" w:rsidRDefault="00000000" w:rsidRPr="00000000" w14:paraId="00000510">
      <w:pPr>
        <w:widowControl w:val="0"/>
        <w:numPr>
          <w:ilvl w:val="0"/>
          <w:numId w:val="25"/>
        </w:numPr>
        <w:ind w:left="720" w:hanging="360"/>
        <w:rPr>
          <w:u w:val="none"/>
        </w:rPr>
      </w:pPr>
      <w:r w:rsidDel="00000000" w:rsidR="00000000" w:rsidRPr="00000000">
        <w:rPr>
          <w:rtl w:val="0"/>
        </w:rPr>
        <w:t xml:space="preserve">Each event is independent.</w:t>
      </w:r>
    </w:p>
    <w:p w:rsidR="00000000" w:rsidDel="00000000" w:rsidP="00000000" w:rsidRDefault="00000000" w:rsidRPr="00000000" w14:paraId="00000511">
      <w:pPr>
        <w:widowControl w:val="0"/>
        <w:numPr>
          <w:ilvl w:val="0"/>
          <w:numId w:val="25"/>
        </w:numPr>
        <w:ind w:left="720" w:hanging="360"/>
        <w:rPr>
          <w:u w:val="none"/>
        </w:rPr>
      </w:pPr>
      <w:r w:rsidDel="00000000" w:rsidR="00000000" w:rsidRPr="00000000">
        <w:rPr>
          <w:rtl w:val="0"/>
        </w:rPr>
        <w:t xml:space="preserve">The number of trials n is fixed.</w:t>
      </w:r>
    </w:p>
    <w:p w:rsidR="00000000" w:rsidDel="00000000" w:rsidP="00000000" w:rsidRDefault="00000000" w:rsidRPr="00000000" w14:paraId="00000512">
      <w:pPr>
        <w:widowControl w:val="0"/>
        <w:numPr>
          <w:ilvl w:val="0"/>
          <w:numId w:val="25"/>
        </w:numPr>
        <w:ind w:left="720" w:hanging="360"/>
        <w:rPr>
          <w:u w:val="none"/>
        </w:rPr>
      </w:pPr>
      <w:r w:rsidDel="00000000" w:rsidR="00000000" w:rsidRPr="00000000">
        <w:rPr>
          <w:rtl w:val="0"/>
        </w:rPr>
        <w:t xml:space="preserve">Success\failure rate p is constant.</w:t>
      </w:r>
    </w:p>
    <w:p w:rsidR="00000000" w:rsidDel="00000000" w:rsidP="00000000" w:rsidRDefault="00000000" w:rsidRPr="00000000" w14:paraId="00000513">
      <w:pPr>
        <w:widowControl w:val="0"/>
        <w:rPr/>
      </w:pPr>
      <w:r w:rsidDel="00000000" w:rsidR="00000000" w:rsidRPr="00000000">
        <w:rPr>
          <w:rtl w:val="0"/>
        </w:rPr>
      </w:r>
    </w:p>
    <w:p w:rsidR="00000000" w:rsidDel="00000000" w:rsidP="00000000" w:rsidRDefault="00000000" w:rsidRPr="00000000" w14:paraId="00000514">
      <w:pPr>
        <w:widowControl w:val="0"/>
        <w:rPr/>
      </w:pPr>
      <w:r w:rsidDel="00000000" w:rsidR="00000000" w:rsidRPr="00000000">
        <w:rPr/>
        <w:drawing>
          <wp:inline distB="114300" distT="114300" distL="114300" distR="114300">
            <wp:extent cx="2933700" cy="2971800"/>
            <wp:effectExtent b="0" l="0" r="0" t="0"/>
            <wp:docPr id="8" name="image6.png"/>
            <a:graphic>
              <a:graphicData uri="http://schemas.openxmlformats.org/drawingml/2006/picture">
                <pic:pic>
                  <pic:nvPicPr>
                    <pic:cNvPr id="0" name="image6.png"/>
                    <pic:cNvPicPr preferRelativeResize="0"/>
                  </pic:nvPicPr>
                  <pic:blipFill>
                    <a:blip r:embed="rId62"/>
                    <a:srcRect b="0" l="0" r="0" t="0"/>
                    <a:stretch>
                      <a:fillRect/>
                    </a:stretch>
                  </pic:blipFill>
                  <pic:spPr>
                    <a:xfrm>
                      <a:off x="0" y="0"/>
                      <a:ext cx="29337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515">
      <w:pPr>
        <w:widowControl w:val="0"/>
        <w:rPr/>
      </w:pPr>
      <w:r w:rsidDel="00000000" w:rsidR="00000000" w:rsidRPr="00000000">
        <w:rPr>
          <w:rtl w:val="0"/>
        </w:rPr>
      </w:r>
    </w:p>
    <w:p w:rsidR="00000000" w:rsidDel="00000000" w:rsidP="00000000" w:rsidRDefault="00000000" w:rsidRPr="00000000" w14:paraId="00000516">
      <w:pPr>
        <w:widowControl w:val="0"/>
        <w:rPr/>
      </w:pPr>
      <w:r w:rsidDel="00000000" w:rsidR="00000000" w:rsidRPr="00000000">
        <w:rPr>
          <w:rtl w:val="0"/>
        </w:rPr>
      </w:r>
    </w:p>
    <w:p w:rsidR="00000000" w:rsidDel="00000000" w:rsidP="00000000" w:rsidRDefault="00000000" w:rsidRPr="00000000" w14:paraId="00000517">
      <w:pPr>
        <w:widowControl w:val="0"/>
        <w:rPr/>
      </w:pPr>
      <w:r w:rsidDel="00000000" w:rsidR="00000000" w:rsidRPr="00000000">
        <w:rPr>
          <w:rtl w:val="0"/>
        </w:rPr>
      </w:r>
    </w:p>
    <w:p w:rsidR="00000000" w:rsidDel="00000000" w:rsidP="00000000" w:rsidRDefault="00000000" w:rsidRPr="00000000" w14:paraId="00000518">
      <w:pPr>
        <w:widowControl w:val="0"/>
        <w:rPr/>
      </w:pPr>
      <w:r w:rsidDel="00000000" w:rsidR="00000000" w:rsidRPr="00000000">
        <w:rPr>
          <w:rtl w:val="0"/>
        </w:rPr>
      </w:r>
    </w:p>
    <w:p w:rsidR="00000000" w:rsidDel="00000000" w:rsidP="00000000" w:rsidRDefault="00000000" w:rsidRPr="00000000" w14:paraId="00000519">
      <w:pPr>
        <w:widowControl w:val="0"/>
        <w:rPr/>
      </w:pPr>
      <w:r w:rsidDel="00000000" w:rsidR="00000000" w:rsidRPr="00000000">
        <w:rPr>
          <w:rtl w:val="0"/>
        </w:rPr>
        <w:t xml:space="preserve">Example of a binomial distribution in the real world:</w:t>
      </w:r>
    </w:p>
    <w:p w:rsidR="00000000" w:rsidDel="00000000" w:rsidP="00000000" w:rsidRDefault="00000000" w:rsidRPr="00000000" w14:paraId="0000051A">
      <w:pPr>
        <w:widowControl w:val="0"/>
        <w:rPr/>
      </w:pPr>
      <w:r w:rsidDel="00000000" w:rsidR="00000000" w:rsidRPr="00000000">
        <w:rPr>
          <w:rtl w:val="0"/>
        </w:rPr>
      </w:r>
    </w:p>
    <w:p w:rsidR="00000000" w:rsidDel="00000000" w:rsidP="00000000" w:rsidRDefault="00000000" w:rsidRPr="00000000" w14:paraId="0000051B">
      <w:pPr>
        <w:widowControl w:val="0"/>
        <w:rPr/>
      </w:pPr>
      <w:r w:rsidDel="00000000" w:rsidR="00000000" w:rsidRPr="00000000">
        <w:rPr>
          <w:rtl w:val="0"/>
        </w:rPr>
        <w:t xml:space="preserve">According to a report, 80% of prospects at your company will result in a signed contract. Each prospect is independent of each other.</w:t>
        <w:br w:type="textWrapping"/>
        <w:t xml:space="preserve">Your boss asks you to calculate the probability to close a deal from a round of 3 prospects you are working on.</w:t>
      </w:r>
    </w:p>
    <w:p w:rsidR="00000000" w:rsidDel="00000000" w:rsidP="00000000" w:rsidRDefault="00000000" w:rsidRPr="00000000" w14:paraId="0000051C">
      <w:pPr>
        <w:widowControl w:val="0"/>
        <w:rPr/>
      </w:pPr>
      <w:r w:rsidDel="00000000" w:rsidR="00000000" w:rsidRPr="00000000">
        <w:rPr>
          <w:rtl w:val="0"/>
        </w:rPr>
      </w:r>
    </w:p>
    <w:p w:rsidR="00000000" w:rsidDel="00000000" w:rsidP="00000000" w:rsidRDefault="00000000" w:rsidRPr="00000000" w14:paraId="0000051D">
      <w:pPr>
        <w:widowControl w:val="0"/>
        <w:rPr/>
      </w:pPr>
      <w:r w:rsidDel="00000000" w:rsidR="00000000" w:rsidRPr="00000000">
        <w:rPr>
          <w:rtl w:val="0"/>
        </w:rPr>
        <w:t xml:space="preserve">Hence:</w:t>
      </w:r>
    </w:p>
    <w:p w:rsidR="00000000" w:rsidDel="00000000" w:rsidP="00000000" w:rsidRDefault="00000000" w:rsidRPr="00000000" w14:paraId="0000051E">
      <w:pPr>
        <w:widowControl w:val="0"/>
        <w:rPr/>
      </w:pPr>
      <w:r w:rsidDel="00000000" w:rsidR="00000000" w:rsidRPr="00000000">
        <w:rPr>
          <w:rtl w:val="0"/>
        </w:rPr>
      </w:r>
    </w:p>
    <w:p w:rsidR="00000000" w:rsidDel="00000000" w:rsidP="00000000" w:rsidRDefault="00000000" w:rsidRPr="00000000" w14:paraId="0000051F">
      <w:pPr>
        <w:widowControl w:val="0"/>
        <w:numPr>
          <w:ilvl w:val="0"/>
          <w:numId w:val="29"/>
        </w:numPr>
        <w:ind w:left="720" w:hanging="360"/>
        <w:rPr>
          <w:u w:val="none"/>
        </w:rPr>
      </w:pPr>
      <w:r w:rsidDel="00000000" w:rsidR="00000000" w:rsidRPr="00000000">
        <w:rPr>
          <w:rtl w:val="0"/>
        </w:rPr>
        <w:t xml:space="preserve">n = Number of trials = 3</w:t>
      </w:r>
    </w:p>
    <w:p w:rsidR="00000000" w:rsidDel="00000000" w:rsidP="00000000" w:rsidRDefault="00000000" w:rsidRPr="00000000" w14:paraId="00000520">
      <w:pPr>
        <w:widowControl w:val="0"/>
        <w:numPr>
          <w:ilvl w:val="0"/>
          <w:numId w:val="29"/>
        </w:numPr>
        <w:ind w:left="720" w:hanging="360"/>
        <w:rPr>
          <w:u w:val="none"/>
        </w:rPr>
      </w:pPr>
      <w:r w:rsidDel="00000000" w:rsidR="00000000" w:rsidRPr="00000000">
        <w:rPr>
          <w:rtl w:val="0"/>
        </w:rPr>
        <w:t xml:space="preserve">Number of outcomes = binary positive\negative (contract or no contract)</w:t>
      </w:r>
    </w:p>
    <w:p w:rsidR="00000000" w:rsidDel="00000000" w:rsidP="00000000" w:rsidRDefault="00000000" w:rsidRPr="00000000" w14:paraId="00000521">
      <w:pPr>
        <w:widowControl w:val="0"/>
        <w:numPr>
          <w:ilvl w:val="0"/>
          <w:numId w:val="29"/>
        </w:numPr>
        <w:ind w:left="720" w:hanging="360"/>
        <w:rPr>
          <w:u w:val="none"/>
        </w:rPr>
      </w:pPr>
      <w:r w:rsidDel="00000000" w:rsidR="00000000" w:rsidRPr="00000000">
        <w:rPr>
          <w:rtl w:val="0"/>
        </w:rPr>
        <w:t xml:space="preserve">p = Probability of success = 0.8</w:t>
      </w:r>
    </w:p>
    <w:p w:rsidR="00000000" w:rsidDel="00000000" w:rsidP="00000000" w:rsidRDefault="00000000" w:rsidRPr="00000000" w14:paraId="00000522">
      <w:pPr>
        <w:widowControl w:val="0"/>
        <w:numPr>
          <w:ilvl w:val="0"/>
          <w:numId w:val="29"/>
        </w:numPr>
        <w:ind w:left="720" w:hanging="360"/>
        <w:rPr>
          <w:u w:val="none"/>
        </w:rPr>
      </w:pPr>
      <w:r w:rsidDel="00000000" w:rsidR="00000000" w:rsidRPr="00000000">
        <w:rPr>
          <w:rtl w:val="0"/>
        </w:rPr>
        <w:t xml:space="preserve">Trials are independent = yes</w:t>
      </w:r>
    </w:p>
    <w:p w:rsidR="00000000" w:rsidDel="00000000" w:rsidP="00000000" w:rsidRDefault="00000000" w:rsidRPr="00000000" w14:paraId="00000523">
      <w:pPr>
        <w:widowControl w:val="0"/>
        <w:numPr>
          <w:ilvl w:val="0"/>
          <w:numId w:val="29"/>
        </w:numPr>
        <w:ind w:left="720" w:hanging="360"/>
        <w:rPr>
          <w:u w:val="none"/>
        </w:rPr>
      </w:pPr>
      <w:r w:rsidDel="00000000" w:rsidR="00000000" w:rsidRPr="00000000">
        <w:rPr>
          <w:rtl w:val="0"/>
        </w:rPr>
        <w:t xml:space="preserve">k = Target result = 1 contract closed = 1</w:t>
      </w:r>
    </w:p>
    <w:p w:rsidR="00000000" w:rsidDel="00000000" w:rsidP="00000000" w:rsidRDefault="00000000" w:rsidRPr="00000000" w14:paraId="00000524">
      <w:pPr>
        <w:widowControl w:val="0"/>
        <w:rPr/>
      </w:pPr>
      <w:r w:rsidDel="00000000" w:rsidR="00000000" w:rsidRPr="00000000">
        <w:rPr>
          <w:rtl w:val="0"/>
        </w:rPr>
      </w:r>
    </w:p>
    <w:p w:rsidR="00000000" w:rsidDel="00000000" w:rsidP="00000000" w:rsidRDefault="00000000" w:rsidRPr="00000000" w14:paraId="00000525">
      <w:pPr>
        <w:widowControl w:val="0"/>
        <w:rPr/>
      </w:pPr>
      <w:r w:rsidDel="00000000" w:rsidR="00000000" w:rsidRPr="00000000">
        <w:rPr>
          <w:rtl w:val="0"/>
        </w:rPr>
        <w:t xml:space="preserve">(n, k) = (3,1) = 3! / (1! * (3 -1)!) = 6 / 2 = 3</w:t>
      </w:r>
    </w:p>
    <w:p w:rsidR="00000000" w:rsidDel="00000000" w:rsidP="00000000" w:rsidRDefault="00000000" w:rsidRPr="00000000" w14:paraId="00000526">
      <w:pPr>
        <w:widowControl w:val="0"/>
        <w:rPr/>
      </w:pPr>
      <w:r w:rsidDel="00000000" w:rsidR="00000000" w:rsidRPr="00000000">
        <w:rPr>
          <w:rtl w:val="0"/>
        </w:rPr>
      </w:r>
    </w:p>
    <w:p w:rsidR="00000000" w:rsidDel="00000000" w:rsidP="00000000" w:rsidRDefault="00000000" w:rsidRPr="00000000" w14:paraId="00000527">
      <w:pPr>
        <w:widowControl w:val="0"/>
        <w:rPr/>
      </w:pPr>
      <w:r w:rsidDel="00000000" w:rsidR="00000000" w:rsidRPr="00000000">
        <w:rPr>
          <w:rtl w:val="0"/>
        </w:rPr>
        <w:t xml:space="preserve">and then B = 3 * 0.8^1(1-0.8)^(3-1) =  0,096</w:t>
      </w:r>
    </w:p>
    <w:p w:rsidR="00000000" w:rsidDel="00000000" w:rsidP="00000000" w:rsidRDefault="00000000" w:rsidRPr="00000000" w14:paraId="00000528">
      <w:pPr>
        <w:widowControl w:val="0"/>
        <w:rPr/>
      </w:pPr>
      <w:r w:rsidDel="00000000" w:rsidR="00000000" w:rsidRPr="00000000">
        <w:rPr>
          <w:rtl w:val="0"/>
        </w:rPr>
      </w:r>
    </w:p>
    <w:p w:rsidR="00000000" w:rsidDel="00000000" w:rsidP="00000000" w:rsidRDefault="00000000" w:rsidRPr="00000000" w14:paraId="00000529">
      <w:pPr>
        <w:widowControl w:val="0"/>
        <w:rPr/>
      </w:pPr>
      <w:r w:rsidDel="00000000" w:rsidR="00000000" w:rsidRPr="00000000">
        <w:rPr>
          <w:rtl w:val="0"/>
        </w:rPr>
        <w:t xml:space="preserve">Calculating then the values for each value of k </w:t>
      </w:r>
      <m:oMath>
        <m:r>
          <m:t>∈</m:t>
        </m:r>
        <m:r>
          <w:rPr/>
          <m:t xml:space="preserve"> n</m:t>
        </m:r>
      </m:oMath>
      <w:r w:rsidDel="00000000" w:rsidR="00000000" w:rsidRPr="00000000">
        <w:rPr>
          <w:rtl w:val="0"/>
        </w:rPr>
        <w:t xml:space="preserve">, hence P(n,k) = P(3,0), P(3,1), P(3,2), P(3,3) we should be able to plot a chart of the distribution.</w:t>
      </w:r>
    </w:p>
    <w:p w:rsidR="00000000" w:rsidDel="00000000" w:rsidP="00000000" w:rsidRDefault="00000000" w:rsidRPr="00000000" w14:paraId="0000052A">
      <w:pPr>
        <w:widowControl w:val="0"/>
        <w:rPr/>
      </w:pPr>
      <w:r w:rsidDel="00000000" w:rsidR="00000000" w:rsidRPr="00000000">
        <w:rPr>
          <w:rtl w:val="0"/>
        </w:rPr>
      </w:r>
    </w:p>
    <w:p w:rsidR="00000000" w:rsidDel="00000000" w:rsidP="00000000" w:rsidRDefault="00000000" w:rsidRPr="00000000" w14:paraId="0000052B">
      <w:pPr>
        <w:widowControl w:val="0"/>
        <w:rPr/>
      </w:pPr>
      <w:r w:rsidDel="00000000" w:rsidR="00000000" w:rsidRPr="00000000">
        <w:rPr/>
        <w:drawing>
          <wp:inline distB="114300" distT="114300" distL="114300" distR="114300">
            <wp:extent cx="2845936" cy="1846012"/>
            <wp:effectExtent b="0" l="0" r="0" t="0"/>
            <wp:docPr id="54" name="image55.png"/>
            <a:graphic>
              <a:graphicData uri="http://schemas.openxmlformats.org/drawingml/2006/picture">
                <pic:pic>
                  <pic:nvPicPr>
                    <pic:cNvPr id="0" name="image55.png"/>
                    <pic:cNvPicPr preferRelativeResize="0"/>
                  </pic:nvPicPr>
                  <pic:blipFill>
                    <a:blip r:embed="rId63"/>
                    <a:srcRect b="0" l="0" r="0" t="0"/>
                    <a:stretch>
                      <a:fillRect/>
                    </a:stretch>
                  </pic:blipFill>
                  <pic:spPr>
                    <a:xfrm>
                      <a:off x="0" y="0"/>
                      <a:ext cx="2845936" cy="1846012"/>
                    </a:xfrm>
                    <a:prstGeom prst="rect"/>
                    <a:ln/>
                  </pic:spPr>
                </pic:pic>
              </a:graphicData>
            </a:graphic>
          </wp:inline>
        </w:drawing>
      </w:r>
      <w:r w:rsidDel="00000000" w:rsidR="00000000" w:rsidRPr="00000000">
        <w:rPr>
          <w:rtl w:val="0"/>
        </w:rPr>
      </w:r>
    </w:p>
    <w:p w:rsidR="00000000" w:rsidDel="00000000" w:rsidP="00000000" w:rsidRDefault="00000000" w:rsidRPr="00000000" w14:paraId="0000052C">
      <w:pPr>
        <w:pStyle w:val="Heading2"/>
        <w:widowControl w:val="0"/>
        <w:rPr/>
      </w:pPr>
      <w:bookmarkStart w:colFirst="0" w:colLast="0" w:name="_tscxzci50xrd" w:id="93"/>
      <w:bookmarkEnd w:id="93"/>
      <w:r w:rsidDel="00000000" w:rsidR="00000000" w:rsidRPr="00000000">
        <w:rPr>
          <w:rtl w:val="0"/>
        </w:rPr>
        <w:t xml:space="preserve">Bernoulli Distribution</w:t>
      </w:r>
    </w:p>
    <w:p w:rsidR="00000000" w:rsidDel="00000000" w:rsidP="00000000" w:rsidRDefault="00000000" w:rsidRPr="00000000" w14:paraId="0000052D">
      <w:pPr>
        <w:widowControl w:val="0"/>
        <w:rPr/>
      </w:pPr>
      <w:r w:rsidDel="00000000" w:rsidR="00000000" w:rsidRPr="00000000">
        <w:rPr>
          <w:rtl w:val="0"/>
        </w:rPr>
        <w:t xml:space="preserve">The Bernoulli distribution is the discrete probability distribution of a random variable which takes the value 1 with probability p and the value 0 with probability q = 1 - p. </w:t>
      </w:r>
    </w:p>
    <w:p w:rsidR="00000000" w:rsidDel="00000000" w:rsidP="00000000" w:rsidRDefault="00000000" w:rsidRPr="00000000" w14:paraId="0000052E">
      <w:pPr>
        <w:widowControl w:val="0"/>
        <w:rPr/>
      </w:pPr>
      <w:r w:rsidDel="00000000" w:rsidR="00000000" w:rsidRPr="00000000">
        <w:rPr>
          <w:rtl w:val="0"/>
        </w:rPr>
        <w:t xml:space="preserve">Less formally, it can be thought of as a model for the set of possible outcomes of any single experiment that asks a yes–no question. </w:t>
      </w:r>
    </w:p>
    <w:p w:rsidR="00000000" w:rsidDel="00000000" w:rsidP="00000000" w:rsidRDefault="00000000" w:rsidRPr="00000000" w14:paraId="0000052F">
      <w:pPr>
        <w:widowControl w:val="0"/>
        <w:rPr/>
      </w:pPr>
      <w:r w:rsidDel="00000000" w:rsidR="00000000" w:rsidRPr="00000000">
        <w:rPr>
          <w:rtl w:val="0"/>
        </w:rPr>
        <w:t xml:space="preserve">Such questions lead to outcomes that are boolean-valued: a single bit whose value is success/yes/true/one with probability p and failure/no/false/zero with probability q. </w:t>
      </w:r>
    </w:p>
    <w:p w:rsidR="00000000" w:rsidDel="00000000" w:rsidP="00000000" w:rsidRDefault="00000000" w:rsidRPr="00000000" w14:paraId="00000530">
      <w:pPr>
        <w:widowControl w:val="0"/>
        <w:rPr/>
      </w:pPr>
      <w:r w:rsidDel="00000000" w:rsidR="00000000" w:rsidRPr="00000000">
        <w:rPr>
          <w:rtl w:val="0"/>
        </w:rPr>
      </w:r>
    </w:p>
    <w:p w:rsidR="00000000" w:rsidDel="00000000" w:rsidP="00000000" w:rsidRDefault="00000000" w:rsidRPr="00000000" w14:paraId="00000531">
      <w:pPr>
        <w:widowControl w:val="0"/>
        <w:rPr/>
      </w:pPr>
      <w:r w:rsidDel="00000000" w:rsidR="00000000" w:rsidRPr="00000000">
        <w:rPr>
          <w:rtl w:val="0"/>
        </w:rPr>
        <w:t xml:space="preserve">Bernoulli distribution can be see as a specific case of binomial distribution, where:</w:t>
      </w:r>
    </w:p>
    <w:p w:rsidR="00000000" w:rsidDel="00000000" w:rsidP="00000000" w:rsidRDefault="00000000" w:rsidRPr="00000000" w14:paraId="00000532">
      <w:pPr>
        <w:widowControl w:val="0"/>
        <w:numPr>
          <w:ilvl w:val="0"/>
          <w:numId w:val="27"/>
        </w:numPr>
        <w:ind w:left="720" w:hanging="360"/>
        <w:rPr>
          <w:u w:val="none"/>
        </w:rPr>
      </w:pPr>
      <w:r w:rsidDel="00000000" w:rsidR="00000000" w:rsidRPr="00000000">
        <w:rPr>
          <w:rtl w:val="0"/>
        </w:rPr>
        <w:t xml:space="preserve">Binomial distribution: n trials</w:t>
      </w:r>
    </w:p>
    <w:p w:rsidR="00000000" w:rsidDel="00000000" w:rsidP="00000000" w:rsidRDefault="00000000" w:rsidRPr="00000000" w14:paraId="00000533">
      <w:pPr>
        <w:widowControl w:val="0"/>
        <w:numPr>
          <w:ilvl w:val="0"/>
          <w:numId w:val="27"/>
        </w:numPr>
        <w:ind w:left="720" w:hanging="360"/>
        <w:rPr>
          <w:u w:val="none"/>
        </w:rPr>
      </w:pPr>
      <w:r w:rsidDel="00000000" w:rsidR="00000000" w:rsidRPr="00000000">
        <w:rPr>
          <w:rtl w:val="0"/>
        </w:rPr>
        <w:t xml:space="preserve">Bernoulli distribution: one trial.</w:t>
      </w:r>
    </w:p>
    <w:p w:rsidR="00000000" w:rsidDel="00000000" w:rsidP="00000000" w:rsidRDefault="00000000" w:rsidRPr="00000000" w14:paraId="00000534">
      <w:pPr>
        <w:widowControl w:val="0"/>
        <w:rPr/>
      </w:pPr>
      <w:r w:rsidDel="00000000" w:rsidR="00000000" w:rsidRPr="00000000">
        <w:rPr>
          <w:rtl w:val="0"/>
        </w:rPr>
      </w:r>
    </w:p>
    <w:p w:rsidR="00000000" w:rsidDel="00000000" w:rsidP="00000000" w:rsidRDefault="00000000" w:rsidRPr="00000000" w14:paraId="00000535">
      <w:pPr>
        <w:widowControl w:val="0"/>
        <w:rPr/>
      </w:pPr>
      <w:r w:rsidDel="00000000" w:rsidR="00000000" w:rsidRPr="00000000">
        <w:rPr>
          <w:rtl w:val="0"/>
        </w:rPr>
        <w:t xml:space="preserve">It can be used to represent a (possibly biased) coin toss where 1 and 0 would represent "heads" and "tails", respectively, and p would be the probability of the coin landing on heads (or vice versa where 1 would represent tails and p would be the probability of tails). In particular, unfair coins would have </w:t>
      </w:r>
      <m:oMath>
        <m:r>
          <w:rPr/>
          <m:t xml:space="preserve">p </m:t>
        </m:r>
        <m:r>
          <w:rPr/>
          <m:t>≠</m:t>
        </m:r>
        <m:r>
          <w:rPr/>
          <m:t xml:space="preserve"> 1/2</m:t>
        </m:r>
      </m:oMath>
      <w:r w:rsidDel="00000000" w:rsidR="00000000" w:rsidRPr="00000000">
        <w:rPr>
          <w:rtl w:val="0"/>
        </w:rPr>
      </w:r>
    </w:p>
    <w:p w:rsidR="00000000" w:rsidDel="00000000" w:rsidP="00000000" w:rsidRDefault="00000000" w:rsidRPr="00000000" w14:paraId="00000536">
      <w:pPr>
        <w:widowControl w:val="0"/>
        <w:rPr/>
      </w:pPr>
      <w:r w:rsidDel="00000000" w:rsidR="00000000" w:rsidRPr="00000000">
        <w:rPr>
          <w:rtl w:val="0"/>
        </w:rPr>
      </w:r>
    </w:p>
    <w:p w:rsidR="00000000" w:rsidDel="00000000" w:rsidP="00000000" w:rsidRDefault="00000000" w:rsidRPr="00000000" w14:paraId="00000537">
      <w:pPr>
        <w:widowControl w:val="0"/>
        <w:rPr/>
      </w:pPr>
      <w:r w:rsidDel="00000000" w:rsidR="00000000" w:rsidRPr="00000000">
        <w:rPr/>
        <w:drawing>
          <wp:inline distB="114300" distT="114300" distL="114300" distR="114300">
            <wp:extent cx="3181350" cy="3038475"/>
            <wp:effectExtent b="0" l="0" r="0" t="0"/>
            <wp:docPr id="19" name="image4.png"/>
            <a:graphic>
              <a:graphicData uri="http://schemas.openxmlformats.org/drawingml/2006/picture">
                <pic:pic>
                  <pic:nvPicPr>
                    <pic:cNvPr id="0" name="image4.png"/>
                    <pic:cNvPicPr preferRelativeResize="0"/>
                  </pic:nvPicPr>
                  <pic:blipFill>
                    <a:blip r:embed="rId64"/>
                    <a:srcRect b="0" l="0" r="0" t="0"/>
                    <a:stretch>
                      <a:fillRect/>
                    </a:stretch>
                  </pic:blipFill>
                  <pic:spPr>
                    <a:xfrm>
                      <a:off x="0" y="0"/>
                      <a:ext cx="318135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538">
      <w:pPr>
        <w:pStyle w:val="Heading2"/>
        <w:widowControl w:val="0"/>
        <w:rPr/>
      </w:pPr>
      <w:bookmarkStart w:colFirst="0" w:colLast="0" w:name="_kaklu3m1suak" w:id="94"/>
      <w:bookmarkEnd w:id="94"/>
      <w:r w:rsidDel="00000000" w:rsidR="00000000" w:rsidRPr="00000000">
        <w:rPr>
          <w:rtl w:val="0"/>
        </w:rPr>
        <w:t xml:space="preserve">Poisson Distribution</w:t>
      </w:r>
    </w:p>
    <w:p w:rsidR="00000000" w:rsidDel="00000000" w:rsidP="00000000" w:rsidRDefault="00000000" w:rsidRPr="00000000" w14:paraId="00000539">
      <w:pPr>
        <w:widowControl w:val="0"/>
        <w:rPr/>
      </w:pPr>
      <w:r w:rsidDel="00000000" w:rsidR="00000000" w:rsidRPr="00000000">
        <w:rPr>
          <w:rtl w:val="0"/>
        </w:rPr>
        <w:t xml:space="preserve">Poisson distribution is a discrete probability distribution that expresses the probability of a given number of events occurring in a fixed interval of time or space if these events occur with a known constant mean rate and independently of the time since the last event.</w:t>
      </w:r>
    </w:p>
    <w:p w:rsidR="00000000" w:rsidDel="00000000" w:rsidP="00000000" w:rsidRDefault="00000000" w:rsidRPr="00000000" w14:paraId="0000053A">
      <w:pPr>
        <w:widowControl w:val="0"/>
        <w:rPr/>
      </w:pPr>
      <w:r w:rsidDel="00000000" w:rsidR="00000000" w:rsidRPr="00000000">
        <w:rPr>
          <w:rtl w:val="0"/>
        </w:rPr>
      </w:r>
    </w:p>
    <w:p w:rsidR="00000000" w:rsidDel="00000000" w:rsidP="00000000" w:rsidRDefault="00000000" w:rsidRPr="00000000" w14:paraId="0000053B">
      <w:pPr>
        <w:widowControl w:val="0"/>
        <w:rPr/>
      </w:pPr>
      <w:r w:rsidDel="00000000" w:rsidR="00000000" w:rsidRPr="00000000">
        <w:rPr>
          <w:rtl w:val="0"/>
        </w:rPr>
        <w:t xml:space="preserve">A discrete random variable X is said to have a Poisson distribution, with parameter </w:t>
      </w:r>
      <m:oMath>
        <m:r>
          <m:t>λ</m:t>
        </m:r>
        <m:r>
          <w:rPr/>
          <m:t xml:space="preserve"> </m:t>
        </m:r>
      </m:oMath>
      <w:r w:rsidDel="00000000" w:rsidR="00000000" w:rsidRPr="00000000">
        <w:rPr>
          <w:rtl w:val="0"/>
        </w:rPr>
        <w:t xml:space="preserve">&gt;0, if it has a probability mass function given by:</w:t>
      </w:r>
    </w:p>
    <w:p w:rsidR="00000000" w:rsidDel="00000000" w:rsidP="00000000" w:rsidRDefault="00000000" w:rsidRPr="00000000" w14:paraId="0000053C">
      <w:pPr>
        <w:widowControl w:val="0"/>
        <w:rPr/>
      </w:pPr>
      <w:r w:rsidDel="00000000" w:rsidR="00000000" w:rsidRPr="00000000">
        <w:rPr>
          <w:rtl w:val="0"/>
        </w:rPr>
      </w:r>
    </w:p>
    <w:p w:rsidR="00000000" w:rsidDel="00000000" w:rsidP="00000000" w:rsidRDefault="00000000" w:rsidRPr="00000000" w14:paraId="0000053D">
      <w:pPr>
        <w:widowControl w:val="0"/>
        <w:rPr/>
      </w:pPr>
      <w:r w:rsidDel="00000000" w:rsidR="00000000" w:rsidRPr="00000000">
        <w:rPr/>
        <w:drawing>
          <wp:inline distB="114300" distT="114300" distL="114300" distR="114300">
            <wp:extent cx="2066925" cy="476250"/>
            <wp:effectExtent b="0" l="0" r="0" t="0"/>
            <wp:docPr id="5" name="image2.png"/>
            <a:graphic>
              <a:graphicData uri="http://schemas.openxmlformats.org/drawingml/2006/picture">
                <pic:pic>
                  <pic:nvPicPr>
                    <pic:cNvPr id="0" name="image2.png"/>
                    <pic:cNvPicPr preferRelativeResize="0"/>
                  </pic:nvPicPr>
                  <pic:blipFill>
                    <a:blip r:embed="rId65"/>
                    <a:srcRect b="0" l="0" r="0" t="0"/>
                    <a:stretch>
                      <a:fillRect/>
                    </a:stretch>
                  </pic:blipFill>
                  <pic:spPr>
                    <a:xfrm>
                      <a:off x="0" y="0"/>
                      <a:ext cx="206692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53E">
      <w:pPr>
        <w:widowControl w:val="0"/>
        <w:rPr/>
      </w:pPr>
      <w:r w:rsidDel="00000000" w:rsidR="00000000" w:rsidRPr="00000000">
        <w:rPr>
          <w:rtl w:val="0"/>
        </w:rPr>
      </w:r>
    </w:p>
    <w:p w:rsidR="00000000" w:rsidDel="00000000" w:rsidP="00000000" w:rsidRDefault="00000000" w:rsidRPr="00000000" w14:paraId="0000053F">
      <w:pPr>
        <w:widowControl w:val="0"/>
        <w:rPr/>
      </w:pPr>
      <w:r w:rsidDel="00000000" w:rsidR="00000000" w:rsidRPr="00000000">
        <w:rPr>
          <w:rtl w:val="0"/>
        </w:rPr>
        <w:t xml:space="preserve">where</w:t>
      </w:r>
    </w:p>
    <w:p w:rsidR="00000000" w:rsidDel="00000000" w:rsidP="00000000" w:rsidRDefault="00000000" w:rsidRPr="00000000" w14:paraId="00000540">
      <w:pPr>
        <w:widowControl w:val="0"/>
        <w:rPr/>
      </w:pPr>
      <w:r w:rsidDel="00000000" w:rsidR="00000000" w:rsidRPr="00000000">
        <w:rPr>
          <w:rtl w:val="0"/>
        </w:rPr>
      </w:r>
    </w:p>
    <w:p w:rsidR="00000000" w:rsidDel="00000000" w:rsidP="00000000" w:rsidRDefault="00000000" w:rsidRPr="00000000" w14:paraId="00000541">
      <w:pPr>
        <w:widowControl w:val="0"/>
        <w:numPr>
          <w:ilvl w:val="0"/>
          <w:numId w:val="21"/>
        </w:numPr>
        <w:ind w:left="720" w:hanging="360"/>
        <w:rPr>
          <w:u w:val="none"/>
        </w:rPr>
      </w:pPr>
      <w:r w:rsidDel="00000000" w:rsidR="00000000" w:rsidRPr="00000000">
        <w:rPr>
          <w:rtl w:val="0"/>
        </w:rPr>
        <w:t xml:space="preserve">k is the number of occurrences</w:t>
      </w:r>
    </w:p>
    <w:p w:rsidR="00000000" w:rsidDel="00000000" w:rsidP="00000000" w:rsidRDefault="00000000" w:rsidRPr="00000000" w14:paraId="00000542">
      <w:pPr>
        <w:widowControl w:val="0"/>
        <w:numPr>
          <w:ilvl w:val="0"/>
          <w:numId w:val="21"/>
        </w:numPr>
        <w:ind w:left="720" w:hanging="360"/>
        <w:rPr>
          <w:u w:val="none"/>
        </w:rPr>
      </w:pPr>
      <w:r w:rsidDel="00000000" w:rsidR="00000000" w:rsidRPr="00000000">
        <w:rPr>
          <w:rtl w:val="0"/>
        </w:rPr>
        <w:t xml:space="preserve">e is Euler's number</w:t>
      </w:r>
    </w:p>
    <w:p w:rsidR="00000000" w:rsidDel="00000000" w:rsidP="00000000" w:rsidRDefault="00000000" w:rsidRPr="00000000" w14:paraId="00000543">
      <w:pPr>
        <w:widowControl w:val="0"/>
        <w:numPr>
          <w:ilvl w:val="0"/>
          <w:numId w:val="21"/>
        </w:numPr>
        <w:ind w:left="720" w:hanging="360"/>
        <w:rPr>
          <w:u w:val="none"/>
        </w:rPr>
      </w:pPr>
      <w:r w:rsidDel="00000000" w:rsidR="00000000" w:rsidRPr="00000000">
        <w:rPr>
          <w:rtl w:val="0"/>
        </w:rPr>
        <w:t xml:space="preserve">! is the factorial function.</w:t>
      </w:r>
    </w:p>
    <w:p w:rsidR="00000000" w:rsidDel="00000000" w:rsidP="00000000" w:rsidRDefault="00000000" w:rsidRPr="00000000" w14:paraId="00000544">
      <w:pPr>
        <w:widowControl w:val="0"/>
        <w:rPr/>
      </w:pPr>
      <w:r w:rsidDel="00000000" w:rsidR="00000000" w:rsidRPr="00000000">
        <w:rPr>
          <w:rtl w:val="0"/>
        </w:rPr>
      </w:r>
    </w:p>
    <w:p w:rsidR="00000000" w:rsidDel="00000000" w:rsidP="00000000" w:rsidRDefault="00000000" w:rsidRPr="00000000" w14:paraId="00000545">
      <w:pPr>
        <w:widowControl w:val="0"/>
        <w:rPr/>
      </w:pPr>
      <w:r w:rsidDel="00000000" w:rsidR="00000000" w:rsidRPr="00000000">
        <w:rPr>
          <w:rtl w:val="0"/>
        </w:rPr>
        <w:t xml:space="preserve">Poisson distribution should respect the following criteria:</w:t>
      </w:r>
    </w:p>
    <w:p w:rsidR="00000000" w:rsidDel="00000000" w:rsidP="00000000" w:rsidRDefault="00000000" w:rsidRPr="00000000" w14:paraId="00000546">
      <w:pPr>
        <w:widowControl w:val="0"/>
        <w:numPr>
          <w:ilvl w:val="0"/>
          <w:numId w:val="17"/>
        </w:numPr>
        <w:ind w:left="720" w:hanging="360"/>
        <w:rPr>
          <w:u w:val="none"/>
        </w:rPr>
      </w:pPr>
      <w:r w:rsidDel="00000000" w:rsidR="00000000" w:rsidRPr="00000000">
        <w:rPr>
          <w:rtl w:val="0"/>
        </w:rPr>
        <w:t xml:space="preserve">The mean number of events occurring within a given interval of time or space lambda ( </w:t>
      </w:r>
      <m:oMath>
        <m:r>
          <m:t>λ</m:t>
        </m:r>
        <m:r>
          <w:rPr/>
          <m:t xml:space="preserve"> </m:t>
        </m:r>
      </m:oMath>
      <w:r w:rsidDel="00000000" w:rsidR="00000000" w:rsidRPr="00000000">
        <w:rPr>
          <w:rtl w:val="0"/>
        </w:rPr>
        <w:t xml:space="preserve">) is known and assumed to be constant.</w:t>
      </w:r>
    </w:p>
    <w:p w:rsidR="00000000" w:rsidDel="00000000" w:rsidP="00000000" w:rsidRDefault="00000000" w:rsidRPr="00000000" w14:paraId="00000547">
      <w:pPr>
        <w:widowControl w:val="0"/>
        <w:numPr>
          <w:ilvl w:val="0"/>
          <w:numId w:val="17"/>
        </w:numPr>
        <w:ind w:left="720" w:hanging="360"/>
        <w:rPr>
          <w:u w:val="none"/>
        </w:rPr>
      </w:pPr>
      <w:r w:rsidDel="00000000" w:rsidR="00000000" w:rsidRPr="00000000">
        <w:rPr>
          <w:rtl w:val="0"/>
        </w:rPr>
        <w:t xml:space="preserve">Occurrences occur in an interval and are discrete and countables.</w:t>
      </w:r>
    </w:p>
    <w:p w:rsidR="00000000" w:rsidDel="00000000" w:rsidP="00000000" w:rsidRDefault="00000000" w:rsidRPr="00000000" w14:paraId="00000548">
      <w:pPr>
        <w:widowControl w:val="0"/>
        <w:numPr>
          <w:ilvl w:val="0"/>
          <w:numId w:val="17"/>
        </w:numPr>
        <w:ind w:left="720" w:hanging="360"/>
        <w:rPr>
          <w:u w:val="none"/>
        </w:rPr>
      </w:pPr>
      <w:r w:rsidDel="00000000" w:rsidR="00000000" w:rsidRPr="00000000">
        <w:rPr>
          <w:rtl w:val="0"/>
        </w:rPr>
        <w:t xml:space="preserve">Events occur independently one to another.</w:t>
      </w:r>
    </w:p>
    <w:p w:rsidR="00000000" w:rsidDel="00000000" w:rsidP="00000000" w:rsidRDefault="00000000" w:rsidRPr="00000000" w14:paraId="00000549">
      <w:pPr>
        <w:widowControl w:val="0"/>
        <w:numPr>
          <w:ilvl w:val="0"/>
          <w:numId w:val="17"/>
        </w:numPr>
        <w:ind w:left="720" w:hanging="360"/>
        <w:rPr>
          <w:u w:val="none"/>
        </w:rPr>
      </w:pPr>
      <w:r w:rsidDel="00000000" w:rsidR="00000000" w:rsidRPr="00000000">
        <w:rPr>
          <w:rtl w:val="0"/>
        </w:rPr>
        <w:t xml:space="preserve">The average rate at which events occur is independent of any occurrences (assumed to be constant).</w:t>
      </w:r>
    </w:p>
    <w:p w:rsidR="00000000" w:rsidDel="00000000" w:rsidP="00000000" w:rsidRDefault="00000000" w:rsidRPr="00000000" w14:paraId="0000054A">
      <w:pPr>
        <w:widowControl w:val="0"/>
        <w:numPr>
          <w:ilvl w:val="0"/>
          <w:numId w:val="17"/>
        </w:numPr>
        <w:ind w:left="720" w:hanging="360"/>
        <w:rPr>
          <w:u w:val="none"/>
        </w:rPr>
      </w:pPr>
      <w:r w:rsidDel="00000000" w:rsidR="00000000" w:rsidRPr="00000000">
        <w:rPr>
          <w:rtl w:val="0"/>
        </w:rPr>
        <w:t xml:space="preserve">Two events cannot occur exactly at the same instant. At each atomic interval, either or one event occurs or no event occurs (also: intervals are no overlapping).</w:t>
      </w:r>
    </w:p>
    <w:p w:rsidR="00000000" w:rsidDel="00000000" w:rsidP="00000000" w:rsidRDefault="00000000" w:rsidRPr="00000000" w14:paraId="0000054B">
      <w:pPr>
        <w:widowControl w:val="0"/>
        <w:numPr>
          <w:ilvl w:val="0"/>
          <w:numId w:val="17"/>
        </w:numPr>
        <w:ind w:left="720" w:hanging="360"/>
        <w:rPr>
          <w:u w:val="none"/>
        </w:rPr>
      </w:pPr>
      <w:r w:rsidDel="00000000" w:rsidR="00000000" w:rsidRPr="00000000">
        <w:rPr>
          <w:rtl w:val="0"/>
        </w:rPr>
        <w:t xml:space="preserve">Probability is proportional to interval size. </w:t>
      </w:r>
    </w:p>
    <w:p w:rsidR="00000000" w:rsidDel="00000000" w:rsidP="00000000" w:rsidRDefault="00000000" w:rsidRPr="00000000" w14:paraId="0000054C">
      <w:pPr>
        <w:widowControl w:val="0"/>
        <w:rPr/>
      </w:pPr>
      <w:r w:rsidDel="00000000" w:rsidR="00000000" w:rsidRPr="00000000">
        <w:rPr>
          <w:rtl w:val="0"/>
        </w:rPr>
      </w:r>
    </w:p>
    <w:p w:rsidR="00000000" w:rsidDel="00000000" w:rsidP="00000000" w:rsidRDefault="00000000" w:rsidRPr="00000000" w14:paraId="0000054D">
      <w:pPr>
        <w:widowControl w:val="0"/>
        <w:rPr/>
      </w:pPr>
      <w:r w:rsidDel="00000000" w:rsidR="00000000" w:rsidRPr="00000000">
        <w:rPr>
          <w:rtl w:val="0"/>
        </w:rPr>
        <w:t xml:space="preserve">Example: the number of chewing gum on a single tile over a sidewalk, or the number of planes that fly over your house in an hour.</w:t>
      </w:r>
    </w:p>
    <w:p w:rsidR="00000000" w:rsidDel="00000000" w:rsidP="00000000" w:rsidRDefault="00000000" w:rsidRPr="00000000" w14:paraId="0000054E">
      <w:pPr>
        <w:widowControl w:val="0"/>
        <w:rPr/>
      </w:pPr>
      <w:r w:rsidDel="00000000" w:rsidR="00000000" w:rsidRPr="00000000">
        <w:rPr>
          <w:rtl w:val="0"/>
        </w:rPr>
      </w:r>
    </w:p>
    <w:p w:rsidR="00000000" w:rsidDel="00000000" w:rsidP="00000000" w:rsidRDefault="00000000" w:rsidRPr="00000000" w14:paraId="0000054F">
      <w:pPr>
        <w:widowControl w:val="0"/>
        <w:rPr/>
      </w:pPr>
      <w:r w:rsidDel="00000000" w:rsidR="00000000" w:rsidRPr="00000000">
        <w:rPr>
          <w:rtl w:val="0"/>
        </w:rPr>
        <w:t xml:space="preserve">One of the first applications of Poisson distribution was the investigation of deaths by horse kick in soldiers in 1800. Researchers were interested in inferring the deaths by horse kick in a year.</w:t>
      </w:r>
    </w:p>
    <w:p w:rsidR="00000000" w:rsidDel="00000000" w:rsidP="00000000" w:rsidRDefault="00000000" w:rsidRPr="00000000" w14:paraId="00000550">
      <w:pPr>
        <w:widowControl w:val="0"/>
        <w:rPr/>
      </w:pPr>
      <w:r w:rsidDel="00000000" w:rsidR="00000000" w:rsidRPr="00000000">
        <w:rPr>
          <w:rtl w:val="0"/>
        </w:rPr>
      </w:r>
    </w:p>
    <w:p w:rsidR="00000000" w:rsidDel="00000000" w:rsidP="00000000" w:rsidRDefault="00000000" w:rsidRPr="00000000" w14:paraId="00000551">
      <w:pPr>
        <w:widowControl w:val="0"/>
        <w:numPr>
          <w:ilvl w:val="0"/>
          <w:numId w:val="1"/>
        </w:numPr>
        <w:ind w:left="720" w:hanging="360"/>
        <w:rPr>
          <w:u w:val="none"/>
        </w:rPr>
      </w:pPr>
      <w:r w:rsidDel="00000000" w:rsidR="00000000" w:rsidRPr="00000000">
        <w:rPr>
          <w:rtl w:val="0"/>
        </w:rPr>
        <w:t xml:space="preserve">Event = death by kick</w:t>
      </w:r>
    </w:p>
    <w:p w:rsidR="00000000" w:rsidDel="00000000" w:rsidP="00000000" w:rsidRDefault="00000000" w:rsidRPr="00000000" w14:paraId="00000552">
      <w:pPr>
        <w:widowControl w:val="0"/>
        <w:numPr>
          <w:ilvl w:val="0"/>
          <w:numId w:val="1"/>
        </w:numPr>
        <w:ind w:left="720" w:hanging="360"/>
        <w:rPr>
          <w:u w:val="none"/>
        </w:rPr>
      </w:pPr>
      <w:r w:rsidDel="00000000" w:rsidR="00000000" w:rsidRPr="00000000">
        <w:rPr>
          <w:rtl w:val="0"/>
        </w:rPr>
        <w:t xml:space="preserve">Time interval = 1 year</w:t>
      </w:r>
    </w:p>
    <w:p w:rsidR="00000000" w:rsidDel="00000000" w:rsidP="00000000" w:rsidRDefault="00000000" w:rsidRPr="00000000" w14:paraId="00000553">
      <w:pPr>
        <w:widowControl w:val="0"/>
        <w:numPr>
          <w:ilvl w:val="0"/>
          <w:numId w:val="1"/>
        </w:numPr>
        <w:ind w:left="720" w:hanging="360"/>
        <w:rPr>
          <w:u w:val="none"/>
        </w:rPr>
      </w:pPr>
      <w:r w:rsidDel="00000000" w:rsidR="00000000" w:rsidRPr="00000000">
        <w:rPr>
          <w:rtl w:val="0"/>
        </w:rPr>
        <w:t xml:space="preserve">Lambda  </w:t>
      </w:r>
      <m:oMath>
        <m:r>
          <m:t>λ</m:t>
        </m:r>
        <m:r>
          <w:rPr/>
          <m:t xml:space="preserve"> </m:t>
        </m:r>
      </m:oMath>
      <w:r w:rsidDel="00000000" w:rsidR="00000000" w:rsidRPr="00000000">
        <w:rPr>
          <w:rtl w:val="0"/>
        </w:rPr>
        <w:t xml:space="preserve">= 0.61</w:t>
      </w:r>
    </w:p>
    <w:p w:rsidR="00000000" w:rsidDel="00000000" w:rsidP="00000000" w:rsidRDefault="00000000" w:rsidRPr="00000000" w14:paraId="00000554">
      <w:pPr>
        <w:widowControl w:val="0"/>
        <w:numPr>
          <w:ilvl w:val="0"/>
          <w:numId w:val="1"/>
        </w:numPr>
        <w:ind w:left="720" w:hanging="360"/>
        <w:rPr>
          <w:u w:val="none"/>
        </w:rPr>
      </w:pPr>
      <w:r w:rsidDel="00000000" w:rsidR="00000000" w:rsidRPr="00000000">
        <w:rPr>
          <w:rtl w:val="0"/>
        </w:rPr>
        <w:t xml:space="preserve">The number of times an event is investigated is K and is assumed to be = 2 (we want to calculate the probability that in a year 2 soldiers will die from a horse kick).</w:t>
      </w:r>
    </w:p>
    <w:p w:rsidR="00000000" w:rsidDel="00000000" w:rsidP="00000000" w:rsidRDefault="00000000" w:rsidRPr="00000000" w14:paraId="00000555">
      <w:pPr>
        <w:widowControl w:val="0"/>
        <w:rPr/>
      </w:pPr>
      <w:r w:rsidDel="00000000" w:rsidR="00000000" w:rsidRPr="00000000">
        <w:rPr>
          <w:rtl w:val="0"/>
        </w:rPr>
      </w:r>
    </w:p>
    <w:p w:rsidR="00000000" w:rsidDel="00000000" w:rsidP="00000000" w:rsidRDefault="00000000" w:rsidRPr="00000000" w14:paraId="00000556">
      <w:pPr>
        <w:widowControl w:val="0"/>
        <w:rPr/>
      </w:pPr>
      <w:r w:rsidDel="00000000" w:rsidR="00000000" w:rsidRPr="00000000">
        <w:rPr>
          <w:rtl w:val="0"/>
        </w:rPr>
        <w:t xml:space="preserve">P(X = k where k = 2) = e^(- </w:t>
      </w:r>
      <m:oMath>
        <m:r>
          <m:t>λ</m:t>
        </m:r>
        <m:r>
          <w:rPr/>
          <m:t xml:space="preserve"> </m:t>
        </m:r>
      </m:oMath>
      <w:r w:rsidDel="00000000" w:rsidR="00000000" w:rsidRPr="00000000">
        <w:rPr>
          <w:rtl w:val="0"/>
        </w:rPr>
        <w:t xml:space="preserve">)  </w:t>
      </w:r>
      <m:oMath>
        <m:r>
          <m:t>λ</m:t>
        </m:r>
        <m:r>
          <w:rPr/>
          <m:t xml:space="preserve"> </m:t>
        </m:r>
      </m:oMath>
      <w:r w:rsidDel="00000000" w:rsidR="00000000" w:rsidRPr="00000000">
        <w:rPr>
          <w:rtl w:val="0"/>
        </w:rPr>
        <w:t xml:space="preserve">^K / k! = 0.101 </w:t>
      </w:r>
    </w:p>
    <w:p w:rsidR="00000000" w:rsidDel="00000000" w:rsidP="00000000" w:rsidRDefault="00000000" w:rsidRPr="00000000" w14:paraId="00000557">
      <w:pPr>
        <w:widowControl w:val="0"/>
        <w:rPr/>
      </w:pPr>
      <w:r w:rsidDel="00000000" w:rsidR="00000000" w:rsidRPr="00000000">
        <w:rPr>
          <w:rtl w:val="0"/>
        </w:rPr>
      </w:r>
    </w:p>
    <w:p w:rsidR="00000000" w:rsidDel="00000000" w:rsidP="00000000" w:rsidRDefault="00000000" w:rsidRPr="00000000" w14:paraId="00000558">
      <w:pPr>
        <w:widowControl w:val="0"/>
        <w:rPr/>
      </w:pPr>
      <w:r w:rsidDel="00000000" w:rsidR="00000000" w:rsidRPr="00000000">
        <w:rPr/>
        <w:drawing>
          <wp:inline distB="114300" distT="114300" distL="114300" distR="114300">
            <wp:extent cx="3171825" cy="3571875"/>
            <wp:effectExtent b="0" l="0" r="0" t="0"/>
            <wp:docPr id="26" name="image26.png"/>
            <a:graphic>
              <a:graphicData uri="http://schemas.openxmlformats.org/drawingml/2006/picture">
                <pic:pic>
                  <pic:nvPicPr>
                    <pic:cNvPr id="0" name="image26.png"/>
                    <pic:cNvPicPr preferRelativeResize="0"/>
                  </pic:nvPicPr>
                  <pic:blipFill>
                    <a:blip r:embed="rId66"/>
                    <a:srcRect b="0" l="0" r="0" t="0"/>
                    <a:stretch>
                      <a:fillRect/>
                    </a:stretch>
                  </pic:blipFill>
                  <pic:spPr>
                    <a:xfrm>
                      <a:off x="0" y="0"/>
                      <a:ext cx="317182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559">
      <w:pPr>
        <w:widowControl w:val="0"/>
        <w:rPr/>
      </w:pPr>
      <w:r w:rsidDel="00000000" w:rsidR="00000000" w:rsidRPr="00000000">
        <w:rPr>
          <w:rtl w:val="0"/>
        </w:rPr>
      </w:r>
    </w:p>
    <w:p w:rsidR="00000000" w:rsidDel="00000000" w:rsidP="00000000" w:rsidRDefault="00000000" w:rsidRPr="00000000" w14:paraId="0000055A">
      <w:pPr>
        <w:pStyle w:val="Heading1"/>
        <w:widowControl w:val="0"/>
        <w:rPr/>
      </w:pPr>
      <w:bookmarkStart w:colFirst="0" w:colLast="0" w:name="_mpth3qp7lzqa" w:id="95"/>
      <w:bookmarkEnd w:id="95"/>
      <w:r w:rsidDel="00000000" w:rsidR="00000000" w:rsidRPr="00000000">
        <w:rPr>
          <w:rtl w:val="0"/>
        </w:rPr>
        <w:t xml:space="preserve">Normal Distribution</w:t>
      </w:r>
    </w:p>
    <w:p w:rsidR="00000000" w:rsidDel="00000000" w:rsidP="00000000" w:rsidRDefault="00000000" w:rsidRPr="00000000" w14:paraId="0000055B">
      <w:pPr>
        <w:widowControl w:val="0"/>
        <w:rPr/>
      </w:pPr>
      <w:r w:rsidDel="00000000" w:rsidR="00000000" w:rsidRPr="00000000">
        <w:rPr>
          <w:rtl w:val="0"/>
        </w:rPr>
        <w:t xml:space="preserve">In statistics, a normal distribution or Gaussian distribution is a type of continuous probability distribution for a real-valued random variable. The general form of its probability density function is:</w:t>
      </w:r>
    </w:p>
    <w:p w:rsidR="00000000" w:rsidDel="00000000" w:rsidP="00000000" w:rsidRDefault="00000000" w:rsidRPr="00000000" w14:paraId="0000055C">
      <w:pPr>
        <w:widowControl w:val="0"/>
        <w:rPr/>
      </w:pPr>
      <w:r w:rsidDel="00000000" w:rsidR="00000000" w:rsidRPr="00000000">
        <w:rPr>
          <w:rtl w:val="0"/>
        </w:rPr>
      </w:r>
    </w:p>
    <w:p w:rsidR="00000000" w:rsidDel="00000000" w:rsidP="00000000" w:rsidRDefault="00000000" w:rsidRPr="00000000" w14:paraId="0000055D">
      <w:pPr>
        <w:widowControl w:val="0"/>
        <w:rPr/>
      </w:pPr>
      <w:r w:rsidDel="00000000" w:rsidR="00000000" w:rsidRPr="00000000">
        <w:rPr/>
        <w:drawing>
          <wp:inline distB="114300" distT="114300" distL="114300" distR="114300">
            <wp:extent cx="1895475" cy="485775"/>
            <wp:effectExtent b="0" l="0" r="0" t="0"/>
            <wp:docPr id="16" name="image10.png"/>
            <a:graphic>
              <a:graphicData uri="http://schemas.openxmlformats.org/drawingml/2006/picture">
                <pic:pic>
                  <pic:nvPicPr>
                    <pic:cNvPr id="0" name="image10.png"/>
                    <pic:cNvPicPr preferRelativeResize="0"/>
                  </pic:nvPicPr>
                  <pic:blipFill>
                    <a:blip r:embed="rId67"/>
                    <a:srcRect b="0" l="0" r="0" t="0"/>
                    <a:stretch>
                      <a:fillRect/>
                    </a:stretch>
                  </pic:blipFill>
                  <pic:spPr>
                    <a:xfrm>
                      <a:off x="0" y="0"/>
                      <a:ext cx="189547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55E">
      <w:pPr>
        <w:widowControl w:val="0"/>
        <w:rPr/>
      </w:pPr>
      <w:r w:rsidDel="00000000" w:rsidR="00000000" w:rsidRPr="00000000">
        <w:rPr>
          <w:rtl w:val="0"/>
        </w:rPr>
        <w:t xml:space="preserve">A random variable with a Gaussian distribution is said to be normally distributed and is called a normal deviate. </w:t>
      </w:r>
    </w:p>
    <w:p w:rsidR="00000000" w:rsidDel="00000000" w:rsidP="00000000" w:rsidRDefault="00000000" w:rsidRPr="00000000" w14:paraId="0000055F">
      <w:pPr>
        <w:widowControl w:val="0"/>
        <w:rPr/>
      </w:pPr>
      <w:r w:rsidDel="00000000" w:rsidR="00000000" w:rsidRPr="00000000">
        <w:rPr>
          <w:rtl w:val="0"/>
        </w:rPr>
      </w:r>
    </w:p>
    <w:p w:rsidR="00000000" w:rsidDel="00000000" w:rsidP="00000000" w:rsidRDefault="00000000" w:rsidRPr="00000000" w14:paraId="00000560">
      <w:pPr>
        <w:widowControl w:val="0"/>
        <w:rPr/>
      </w:pPr>
      <w:r w:rsidDel="00000000" w:rsidR="00000000" w:rsidRPr="00000000">
        <w:rPr>
          <w:rtl w:val="0"/>
        </w:rPr>
        <w:t xml:space="preserve">Normal distribution is one of the most common distributions used in business, statistics, biology, etc., since so many real-life datasets end up resembling a normal distribution (Central Limit Theorem).</w:t>
      </w:r>
    </w:p>
    <w:p w:rsidR="00000000" w:rsidDel="00000000" w:rsidP="00000000" w:rsidRDefault="00000000" w:rsidRPr="00000000" w14:paraId="00000561">
      <w:pPr>
        <w:widowControl w:val="0"/>
        <w:rPr/>
      </w:pPr>
      <w:r w:rsidDel="00000000" w:rsidR="00000000" w:rsidRPr="00000000">
        <w:rPr>
          <w:rtl w:val="0"/>
        </w:rPr>
      </w:r>
    </w:p>
    <w:p w:rsidR="00000000" w:rsidDel="00000000" w:rsidP="00000000" w:rsidRDefault="00000000" w:rsidRPr="00000000" w14:paraId="00000562">
      <w:pPr>
        <w:widowControl w:val="0"/>
        <w:rPr/>
      </w:pPr>
      <w:r w:rsidDel="00000000" w:rsidR="00000000" w:rsidRPr="00000000">
        <w:rPr>
          <w:rtl w:val="0"/>
        </w:rPr>
        <w:t xml:space="preserve">Normal distributions are referred to with capital letter N, such as N(5,9) means a normal distribution with mean 5 and variance 9.</w:t>
      </w:r>
    </w:p>
    <w:p w:rsidR="00000000" w:rsidDel="00000000" w:rsidP="00000000" w:rsidRDefault="00000000" w:rsidRPr="00000000" w14:paraId="00000563">
      <w:pPr>
        <w:widowControl w:val="0"/>
        <w:rPr/>
      </w:pPr>
      <w:r w:rsidDel="00000000" w:rsidR="00000000" w:rsidRPr="00000000">
        <w:rPr>
          <w:rtl w:val="0"/>
        </w:rPr>
      </w:r>
    </w:p>
    <w:p w:rsidR="00000000" w:rsidDel="00000000" w:rsidP="00000000" w:rsidRDefault="00000000" w:rsidRPr="00000000" w14:paraId="00000564">
      <w:pPr>
        <w:widowControl w:val="0"/>
        <w:rPr/>
      </w:pPr>
      <w:r w:rsidDel="00000000" w:rsidR="00000000" w:rsidRPr="00000000">
        <w:rPr>
          <w:rtl w:val="0"/>
        </w:rPr>
        <w:t xml:space="preserve">Normal distributions have unique properties of mean and standard deviation.</w:t>
        <w:br w:type="textWrapping"/>
        <w:br w:type="textWrapping"/>
      </w:r>
      <w:r w:rsidDel="00000000" w:rsidR="00000000" w:rsidRPr="00000000">
        <w:rPr/>
        <w:drawing>
          <wp:inline distB="114300" distT="114300" distL="114300" distR="114300">
            <wp:extent cx="2676525" cy="2291651"/>
            <wp:effectExtent b="0" l="0" r="0" t="0"/>
            <wp:docPr id="10" name="image1.png"/>
            <a:graphic>
              <a:graphicData uri="http://schemas.openxmlformats.org/drawingml/2006/picture">
                <pic:pic>
                  <pic:nvPicPr>
                    <pic:cNvPr id="0" name="image1.png"/>
                    <pic:cNvPicPr preferRelativeResize="0"/>
                  </pic:nvPicPr>
                  <pic:blipFill>
                    <a:blip r:embed="rId68"/>
                    <a:srcRect b="16694" l="7475" r="45847" t="12231"/>
                    <a:stretch>
                      <a:fillRect/>
                    </a:stretch>
                  </pic:blipFill>
                  <pic:spPr>
                    <a:xfrm>
                      <a:off x="0" y="0"/>
                      <a:ext cx="2676525" cy="2291651"/>
                    </a:xfrm>
                    <a:prstGeom prst="rect"/>
                    <a:ln/>
                  </pic:spPr>
                </pic:pic>
              </a:graphicData>
            </a:graphic>
          </wp:inline>
        </w:drawing>
      </w:r>
      <w:r w:rsidDel="00000000" w:rsidR="00000000" w:rsidRPr="00000000">
        <w:rPr/>
        <w:drawing>
          <wp:inline distB="114300" distT="114300" distL="114300" distR="114300">
            <wp:extent cx="3765006" cy="1782437"/>
            <wp:effectExtent b="0" l="0" r="0" t="0"/>
            <wp:docPr id="45" name="image50.png"/>
            <a:graphic>
              <a:graphicData uri="http://schemas.openxmlformats.org/drawingml/2006/picture">
                <pic:pic>
                  <pic:nvPicPr>
                    <pic:cNvPr id="0" name="image50.png"/>
                    <pic:cNvPicPr preferRelativeResize="0"/>
                  </pic:nvPicPr>
                  <pic:blipFill>
                    <a:blip r:embed="rId69"/>
                    <a:srcRect b="0" l="0" r="0" t="0"/>
                    <a:stretch>
                      <a:fillRect/>
                    </a:stretch>
                  </pic:blipFill>
                  <pic:spPr>
                    <a:xfrm>
                      <a:off x="0" y="0"/>
                      <a:ext cx="3765006" cy="1782437"/>
                    </a:xfrm>
                    <a:prstGeom prst="rect"/>
                    <a:ln/>
                  </pic:spPr>
                </pic:pic>
              </a:graphicData>
            </a:graphic>
          </wp:inline>
        </w:drawing>
      </w:r>
      <w:r w:rsidDel="00000000" w:rsidR="00000000" w:rsidRPr="00000000">
        <w:rPr>
          <w:rtl w:val="0"/>
        </w:rPr>
      </w:r>
    </w:p>
    <w:p w:rsidR="00000000" w:rsidDel="00000000" w:rsidP="00000000" w:rsidRDefault="00000000" w:rsidRPr="00000000" w14:paraId="00000565">
      <w:pPr>
        <w:widowControl w:val="0"/>
        <w:rPr/>
      </w:pPr>
      <w:r w:rsidDel="00000000" w:rsidR="00000000" w:rsidRPr="00000000">
        <w:rPr>
          <w:rtl w:val="0"/>
        </w:rPr>
      </w:r>
    </w:p>
    <w:p w:rsidR="00000000" w:rsidDel="00000000" w:rsidP="00000000" w:rsidRDefault="00000000" w:rsidRPr="00000000" w14:paraId="00000566">
      <w:pPr>
        <w:widowControl w:val="0"/>
        <w:rPr/>
      </w:pPr>
      <w:r w:rsidDel="00000000" w:rsidR="00000000" w:rsidRPr="00000000">
        <w:rPr>
          <w:rtl w:val="0"/>
        </w:rPr>
      </w:r>
    </w:p>
    <w:p w:rsidR="00000000" w:rsidDel="00000000" w:rsidP="00000000" w:rsidRDefault="00000000" w:rsidRPr="00000000" w14:paraId="00000567">
      <w:pPr>
        <w:widowControl w:val="0"/>
        <w:rPr/>
      </w:pPr>
      <w:r w:rsidDel="00000000" w:rsidR="00000000" w:rsidRPr="00000000">
        <w:rPr>
          <w:rtl w:val="0"/>
        </w:rPr>
      </w:r>
    </w:p>
    <w:p w:rsidR="00000000" w:rsidDel="00000000" w:rsidP="00000000" w:rsidRDefault="00000000" w:rsidRPr="00000000" w14:paraId="00000568">
      <w:pPr>
        <w:pStyle w:val="Heading2"/>
        <w:widowControl w:val="0"/>
        <w:rPr/>
      </w:pPr>
      <w:bookmarkStart w:colFirst="0" w:colLast="0" w:name="_hemii53qi13h" w:id="96"/>
      <w:bookmarkEnd w:id="96"/>
      <w:r w:rsidDel="00000000" w:rsidR="00000000" w:rsidRPr="00000000">
        <w:rPr>
          <w:rtl w:val="0"/>
        </w:rPr>
        <w:t xml:space="preserve">Z-Score</w:t>
      </w:r>
    </w:p>
    <w:p w:rsidR="00000000" w:rsidDel="00000000" w:rsidP="00000000" w:rsidRDefault="00000000" w:rsidRPr="00000000" w14:paraId="00000569">
      <w:pPr>
        <w:widowControl w:val="0"/>
        <w:rPr/>
      </w:pPr>
      <w:r w:rsidDel="00000000" w:rsidR="00000000" w:rsidRPr="00000000">
        <w:rPr>
          <w:rtl w:val="0"/>
        </w:rPr>
        <w:t xml:space="preserve">Z-score (even called standard score) is the number of standard deviations by which the value of an observed value or data point is above or below the mean of the distribution.</w:t>
      </w:r>
    </w:p>
    <w:p w:rsidR="00000000" w:rsidDel="00000000" w:rsidP="00000000" w:rsidRDefault="00000000" w:rsidRPr="00000000" w14:paraId="0000056A">
      <w:pPr>
        <w:widowControl w:val="0"/>
        <w:rPr/>
      </w:pPr>
      <w:r w:rsidDel="00000000" w:rsidR="00000000" w:rsidRPr="00000000">
        <w:rPr>
          <w:rtl w:val="0"/>
        </w:rPr>
      </w:r>
    </w:p>
    <w:p w:rsidR="00000000" w:rsidDel="00000000" w:rsidP="00000000" w:rsidRDefault="00000000" w:rsidRPr="00000000" w14:paraId="0000056B">
      <w:pPr>
        <w:widowControl w:val="0"/>
        <w:rPr/>
      </w:pPr>
      <w:r w:rsidDel="00000000" w:rsidR="00000000" w:rsidRPr="00000000">
        <w:rPr>
          <w:rtl w:val="0"/>
        </w:rPr>
        <w:t xml:space="preserve">Negative z-scores fall on the left of the distribution (-4 being the further) while positive z-scores fall on the right of the distribution (+4 being the further).</w:t>
      </w:r>
    </w:p>
    <w:p w:rsidR="00000000" w:rsidDel="00000000" w:rsidP="00000000" w:rsidRDefault="00000000" w:rsidRPr="00000000" w14:paraId="0000056C">
      <w:pPr>
        <w:widowControl w:val="0"/>
        <w:rPr/>
      </w:pPr>
      <w:r w:rsidDel="00000000" w:rsidR="00000000" w:rsidRPr="00000000">
        <w:rPr>
          <w:rtl w:val="0"/>
        </w:rPr>
      </w:r>
    </w:p>
    <w:p w:rsidR="00000000" w:rsidDel="00000000" w:rsidP="00000000" w:rsidRDefault="00000000" w:rsidRPr="00000000" w14:paraId="0000056D">
      <w:pPr>
        <w:widowControl w:val="0"/>
        <w:rPr/>
      </w:pPr>
      <w:r w:rsidDel="00000000" w:rsidR="00000000" w:rsidRPr="00000000">
        <w:rPr>
          <w:sz w:val="30"/>
          <w:szCs w:val="30"/>
          <w:highlight w:val="white"/>
          <w:rtl w:val="0"/>
        </w:rPr>
        <w:t xml:space="preserve">z = (x – μ) / σ</w:t>
      </w:r>
      <w:r w:rsidDel="00000000" w:rsidR="00000000" w:rsidRPr="00000000">
        <w:rPr>
          <w:rtl w:val="0"/>
        </w:rPr>
      </w:r>
    </w:p>
    <w:p w:rsidR="00000000" w:rsidDel="00000000" w:rsidP="00000000" w:rsidRDefault="00000000" w:rsidRPr="00000000" w14:paraId="0000056E">
      <w:pPr>
        <w:pStyle w:val="Heading2"/>
        <w:widowControl w:val="0"/>
        <w:rPr/>
      </w:pPr>
      <w:bookmarkStart w:colFirst="0" w:colLast="0" w:name="_b1bo2pzb3ld0" w:id="97"/>
      <w:bookmarkEnd w:id="97"/>
      <w:r w:rsidDel="00000000" w:rsidR="00000000" w:rsidRPr="00000000">
        <w:rPr/>
        <w:drawing>
          <wp:inline distB="114300" distT="114300" distL="114300" distR="114300">
            <wp:extent cx="5731200" cy="4292600"/>
            <wp:effectExtent b="0" l="0" r="0" t="0"/>
            <wp:docPr id="32" name="image36.png"/>
            <a:graphic>
              <a:graphicData uri="http://schemas.openxmlformats.org/drawingml/2006/picture">
                <pic:pic>
                  <pic:nvPicPr>
                    <pic:cNvPr id="0" name="image36.png"/>
                    <pic:cNvPicPr preferRelativeResize="0"/>
                  </pic:nvPicPr>
                  <pic:blipFill>
                    <a:blip r:embed="rId7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56F">
      <w:pPr>
        <w:pStyle w:val="Heading3"/>
        <w:rPr/>
      </w:pPr>
      <w:bookmarkStart w:colFirst="0" w:colLast="0" w:name="_lww7powbobkj" w:id="98"/>
      <w:bookmarkEnd w:id="98"/>
      <w:r w:rsidDel="00000000" w:rsidR="00000000" w:rsidRPr="00000000">
        <w:rPr>
          <w:rtl w:val="0"/>
        </w:rPr>
        <w:t xml:space="preserve">Z-Tables</w:t>
      </w:r>
    </w:p>
    <w:p w:rsidR="00000000" w:rsidDel="00000000" w:rsidP="00000000" w:rsidRDefault="00000000" w:rsidRPr="00000000" w14:paraId="00000570">
      <w:pPr>
        <w:rPr/>
      </w:pPr>
      <w:r w:rsidDel="00000000" w:rsidR="00000000" w:rsidRPr="00000000">
        <w:rPr>
          <w:rtl w:val="0"/>
        </w:rPr>
        <w:t xml:space="preserve">A z-table, or standard normal table, reveals what percentage of values fall below a certain z-score in a normal distribution. It allows to translate specifics z-scores to their statistic relevance in a normal distribution.</w:t>
        <w:br w:type="textWrapping"/>
        <w:br w:type="textWrapping"/>
        <w:t xml:space="preserve">The table has z decimal values on the row header, and decimal places on the table header.</w:t>
        <w:br w:type="textWrapping"/>
        <w:br w:type="textWrapping"/>
        <w:t xml:space="preserve">So, for example, -3.4 has to be found at “Col:1, Row:1” of the table; -3.9 has to be found at “Col:10, Row:1” of the table.</w:t>
        <w:br w:type="textWrapping"/>
        <w:br w:type="textWrapping"/>
        <w:t xml:space="preserve">To have a visual explanation of this process, check: </w:t>
      </w:r>
      <w:hyperlink r:id="rId71">
        <w:r w:rsidDel="00000000" w:rsidR="00000000" w:rsidRPr="00000000">
          <w:rPr>
            <w:color w:val="1155cc"/>
            <w:u w:val="single"/>
            <w:rtl w:val="0"/>
          </w:rPr>
          <w:t xml:space="preserve">https://www.z-table.com/</w:t>
        </w:r>
      </w:hyperlink>
      <w:r w:rsidDel="00000000" w:rsidR="00000000" w:rsidRPr="00000000">
        <w:rPr>
          <w:rtl w:val="0"/>
        </w:rPr>
        <w:t xml:space="preserve"> </w:t>
      </w:r>
    </w:p>
    <w:p w:rsidR="00000000" w:rsidDel="00000000" w:rsidP="00000000" w:rsidRDefault="00000000" w:rsidRPr="00000000" w14:paraId="00000571">
      <w:pPr>
        <w:rPr/>
      </w:pPr>
      <w:r w:rsidDel="00000000" w:rsidR="00000000" w:rsidRPr="00000000">
        <w:rPr>
          <w:rtl w:val="0"/>
        </w:rPr>
      </w:r>
    </w:p>
    <w:p w:rsidR="00000000" w:rsidDel="00000000" w:rsidP="00000000" w:rsidRDefault="00000000" w:rsidRPr="00000000" w14:paraId="00000572">
      <w:pPr>
        <w:pStyle w:val="Heading2"/>
        <w:widowControl w:val="0"/>
        <w:rPr/>
      </w:pPr>
      <w:bookmarkStart w:colFirst="0" w:colLast="0" w:name="_tmp3578d6k7y" w:id="99"/>
      <w:bookmarkEnd w:id="99"/>
      <w:r w:rsidDel="00000000" w:rsidR="00000000" w:rsidRPr="00000000">
        <w:rPr>
          <w:rtl w:val="0"/>
        </w:rPr>
        <w:t xml:space="preserve">Normality test</w:t>
      </w:r>
    </w:p>
    <w:p w:rsidR="00000000" w:rsidDel="00000000" w:rsidP="00000000" w:rsidRDefault="00000000" w:rsidRPr="00000000" w14:paraId="00000573">
      <w:pPr>
        <w:widowControl w:val="0"/>
        <w:rPr/>
      </w:pPr>
      <w:r w:rsidDel="00000000" w:rsidR="00000000" w:rsidRPr="00000000">
        <w:rPr>
          <w:rtl w:val="0"/>
        </w:rPr>
      </w:r>
    </w:p>
    <w:p w:rsidR="00000000" w:rsidDel="00000000" w:rsidP="00000000" w:rsidRDefault="00000000" w:rsidRPr="00000000" w14:paraId="00000574">
      <w:pPr>
        <w:widowControl w:val="0"/>
        <w:rPr/>
      </w:pPr>
      <w:r w:rsidDel="00000000" w:rsidR="00000000" w:rsidRPr="00000000">
        <w:rPr>
          <w:rtl w:val="0"/>
        </w:rPr>
        <w:t xml:space="preserve">In theory, a normal distribution follows precisely a Gaussian curve. But real world data is rarely so precise and could be the case we may be willing to test if the distribution we are working with is effectively normal.</w:t>
      </w:r>
    </w:p>
    <w:p w:rsidR="00000000" w:rsidDel="00000000" w:rsidP="00000000" w:rsidRDefault="00000000" w:rsidRPr="00000000" w14:paraId="00000575">
      <w:pPr>
        <w:widowControl w:val="0"/>
        <w:rPr/>
      </w:pPr>
      <w:r w:rsidDel="00000000" w:rsidR="00000000" w:rsidRPr="00000000">
        <w:rPr>
          <w:rtl w:val="0"/>
        </w:rPr>
      </w:r>
    </w:p>
    <w:p w:rsidR="00000000" w:rsidDel="00000000" w:rsidP="00000000" w:rsidRDefault="00000000" w:rsidRPr="00000000" w14:paraId="00000576">
      <w:pPr>
        <w:widowControl w:val="0"/>
        <w:rPr/>
      </w:pPr>
      <w:r w:rsidDel="00000000" w:rsidR="00000000" w:rsidRPr="00000000">
        <w:rPr>
          <w:rtl w:val="0"/>
        </w:rPr>
        <w:t xml:space="preserve">Normality tests are used to determine if a data set is well-modeled by a normal distribution and to compute how likely it is for a random variable underlying the data set to be normally distributed. </w:t>
      </w:r>
    </w:p>
    <w:p w:rsidR="00000000" w:rsidDel="00000000" w:rsidP="00000000" w:rsidRDefault="00000000" w:rsidRPr="00000000" w14:paraId="00000577">
      <w:pPr>
        <w:widowControl w:val="0"/>
        <w:rPr/>
      </w:pPr>
      <w:r w:rsidDel="00000000" w:rsidR="00000000" w:rsidRPr="00000000">
        <w:rPr>
          <w:rtl w:val="0"/>
        </w:rPr>
      </w:r>
    </w:p>
    <w:p w:rsidR="00000000" w:rsidDel="00000000" w:rsidP="00000000" w:rsidRDefault="00000000" w:rsidRPr="00000000" w14:paraId="00000578">
      <w:pPr>
        <w:widowControl w:val="0"/>
        <w:rPr/>
      </w:pPr>
      <w:r w:rsidDel="00000000" w:rsidR="00000000" w:rsidRPr="00000000">
        <w:rPr>
          <w:rtl w:val="0"/>
        </w:rPr>
        <w:t xml:space="preserve">Normality tests return a probability of normality. More specifically, these tests operate using a hypothesis paradigm, where you posit an hypothesis that your particular data sample is normally distributed. </w:t>
      </w:r>
    </w:p>
    <w:p w:rsidR="00000000" w:rsidDel="00000000" w:rsidP="00000000" w:rsidRDefault="00000000" w:rsidRPr="00000000" w14:paraId="00000579">
      <w:pPr>
        <w:widowControl w:val="0"/>
        <w:rPr/>
      </w:pPr>
      <w:r w:rsidDel="00000000" w:rsidR="00000000" w:rsidRPr="00000000">
        <w:rPr>
          <w:rtl w:val="0"/>
        </w:rPr>
      </w:r>
    </w:p>
    <w:p w:rsidR="00000000" w:rsidDel="00000000" w:rsidP="00000000" w:rsidRDefault="00000000" w:rsidRPr="00000000" w14:paraId="0000057A">
      <w:pPr>
        <w:widowControl w:val="0"/>
        <w:rPr/>
      </w:pPr>
      <w:r w:rsidDel="00000000" w:rsidR="00000000" w:rsidRPr="00000000">
        <w:rPr>
          <w:rtl w:val="0"/>
        </w:rPr>
        <w:t xml:space="preserve">Normality tests are such as:</w:t>
      </w:r>
    </w:p>
    <w:p w:rsidR="00000000" w:rsidDel="00000000" w:rsidP="00000000" w:rsidRDefault="00000000" w:rsidRPr="00000000" w14:paraId="0000057B">
      <w:pPr>
        <w:widowControl w:val="0"/>
        <w:rPr/>
      </w:pPr>
      <w:r w:rsidDel="00000000" w:rsidR="00000000" w:rsidRPr="00000000">
        <w:rPr>
          <w:rtl w:val="0"/>
        </w:rPr>
      </w:r>
    </w:p>
    <w:p w:rsidR="00000000" w:rsidDel="00000000" w:rsidP="00000000" w:rsidRDefault="00000000" w:rsidRPr="00000000" w14:paraId="0000057C">
      <w:pPr>
        <w:widowControl w:val="0"/>
        <w:rPr/>
      </w:pPr>
      <w:r w:rsidDel="00000000" w:rsidR="00000000" w:rsidRPr="00000000">
        <w:rPr>
          <w:rtl w:val="0"/>
        </w:rPr>
      </w:r>
    </w:p>
    <w:p w:rsidR="00000000" w:rsidDel="00000000" w:rsidP="00000000" w:rsidRDefault="00000000" w:rsidRPr="00000000" w14:paraId="0000057D">
      <w:pPr>
        <w:widowControl w:val="0"/>
        <w:numPr>
          <w:ilvl w:val="0"/>
          <w:numId w:val="9"/>
        </w:numPr>
        <w:ind w:left="720" w:hanging="360"/>
        <w:rPr>
          <w:u w:val="none"/>
        </w:rPr>
      </w:pPr>
      <w:r w:rsidDel="00000000" w:rsidR="00000000" w:rsidRPr="00000000">
        <w:rPr>
          <w:rtl w:val="0"/>
        </w:rPr>
        <w:t xml:space="preserve">D'Agostino's K-squared test,</w:t>
      </w:r>
    </w:p>
    <w:p w:rsidR="00000000" w:rsidDel="00000000" w:rsidP="00000000" w:rsidRDefault="00000000" w:rsidRPr="00000000" w14:paraId="0000057E">
      <w:pPr>
        <w:widowControl w:val="0"/>
        <w:numPr>
          <w:ilvl w:val="0"/>
          <w:numId w:val="9"/>
        </w:numPr>
        <w:ind w:left="720" w:hanging="360"/>
        <w:rPr>
          <w:u w:val="none"/>
        </w:rPr>
      </w:pPr>
      <w:r w:rsidDel="00000000" w:rsidR="00000000" w:rsidRPr="00000000">
        <w:rPr>
          <w:rtl w:val="0"/>
        </w:rPr>
        <w:t xml:space="preserve">Jarque–Bera test,</w:t>
      </w:r>
    </w:p>
    <w:p w:rsidR="00000000" w:rsidDel="00000000" w:rsidP="00000000" w:rsidRDefault="00000000" w:rsidRPr="00000000" w14:paraId="0000057F">
      <w:pPr>
        <w:widowControl w:val="0"/>
        <w:numPr>
          <w:ilvl w:val="0"/>
          <w:numId w:val="9"/>
        </w:numPr>
        <w:ind w:left="720" w:hanging="360"/>
        <w:rPr>
          <w:u w:val="none"/>
        </w:rPr>
      </w:pPr>
      <w:r w:rsidDel="00000000" w:rsidR="00000000" w:rsidRPr="00000000">
        <w:rPr>
          <w:rtl w:val="0"/>
        </w:rPr>
        <w:t xml:space="preserve">Anderson–Darling test,</w:t>
      </w:r>
    </w:p>
    <w:p w:rsidR="00000000" w:rsidDel="00000000" w:rsidP="00000000" w:rsidRDefault="00000000" w:rsidRPr="00000000" w14:paraId="00000580">
      <w:pPr>
        <w:widowControl w:val="0"/>
        <w:numPr>
          <w:ilvl w:val="0"/>
          <w:numId w:val="9"/>
        </w:numPr>
        <w:ind w:left="720" w:hanging="360"/>
        <w:rPr>
          <w:u w:val="none"/>
        </w:rPr>
      </w:pPr>
      <w:r w:rsidDel="00000000" w:rsidR="00000000" w:rsidRPr="00000000">
        <w:rPr>
          <w:rtl w:val="0"/>
        </w:rPr>
        <w:t xml:space="preserve">Kolmogorov–Smirnov test </w:t>
      </w:r>
    </w:p>
    <w:p w:rsidR="00000000" w:rsidDel="00000000" w:rsidP="00000000" w:rsidRDefault="00000000" w:rsidRPr="00000000" w14:paraId="00000581">
      <w:pPr>
        <w:widowControl w:val="0"/>
        <w:numPr>
          <w:ilvl w:val="0"/>
          <w:numId w:val="9"/>
        </w:numPr>
        <w:ind w:left="720" w:hanging="360"/>
        <w:rPr>
          <w:u w:val="none"/>
        </w:rPr>
      </w:pPr>
      <w:r w:rsidDel="00000000" w:rsidR="00000000" w:rsidRPr="00000000">
        <w:rPr>
          <w:rtl w:val="0"/>
        </w:rPr>
        <w:t xml:space="preserve">Shapiro–Wilk test</w:t>
      </w:r>
    </w:p>
    <w:p w:rsidR="00000000" w:rsidDel="00000000" w:rsidP="00000000" w:rsidRDefault="00000000" w:rsidRPr="00000000" w14:paraId="00000582">
      <w:pPr>
        <w:widowControl w:val="0"/>
        <w:rPr/>
      </w:pPr>
      <w:r w:rsidDel="00000000" w:rsidR="00000000" w:rsidRPr="00000000">
        <w:rPr>
          <w:rtl w:val="0"/>
        </w:rPr>
      </w:r>
    </w:p>
    <w:p w:rsidR="00000000" w:rsidDel="00000000" w:rsidP="00000000" w:rsidRDefault="00000000" w:rsidRPr="00000000" w14:paraId="00000583">
      <w:pPr>
        <w:widowControl w:val="0"/>
        <w:rPr/>
      </w:pPr>
      <w:r w:rsidDel="00000000" w:rsidR="00000000" w:rsidRPr="00000000">
        <w:rPr>
          <w:rtl w:val="0"/>
        </w:rPr>
      </w:r>
    </w:p>
    <w:p w:rsidR="00000000" w:rsidDel="00000000" w:rsidP="00000000" w:rsidRDefault="00000000" w:rsidRPr="00000000" w14:paraId="00000584">
      <w:pPr>
        <w:pStyle w:val="Heading2"/>
        <w:widowControl w:val="0"/>
        <w:rPr/>
      </w:pPr>
      <w:bookmarkStart w:colFirst="0" w:colLast="0" w:name="_a8ojftp5v2ex" w:id="100"/>
      <w:bookmarkEnd w:id="100"/>
      <w:r w:rsidDel="00000000" w:rsidR="00000000" w:rsidRPr="00000000">
        <w:rPr>
          <w:rtl w:val="0"/>
        </w:rPr>
        <w:t xml:space="preserve">Mean, Variance and Standard Deviation for normal distribution</w:t>
      </w:r>
    </w:p>
    <w:p w:rsidR="00000000" w:rsidDel="00000000" w:rsidP="00000000" w:rsidRDefault="00000000" w:rsidRPr="00000000" w14:paraId="00000585">
      <w:pPr>
        <w:widowControl w:val="0"/>
        <w:rPr/>
      </w:pPr>
      <w:r w:rsidDel="00000000" w:rsidR="00000000" w:rsidRPr="00000000">
        <w:rPr>
          <w:rtl w:val="0"/>
        </w:rPr>
      </w:r>
    </w:p>
    <w:p w:rsidR="00000000" w:rsidDel="00000000" w:rsidP="00000000" w:rsidRDefault="00000000" w:rsidRPr="00000000" w14:paraId="00000586">
      <w:pPr>
        <w:widowControl w:val="0"/>
        <w:rPr/>
      </w:pPr>
      <w:r w:rsidDel="00000000" w:rsidR="00000000" w:rsidRPr="00000000">
        <w:rPr/>
        <w:drawing>
          <wp:inline distB="114300" distT="114300" distL="114300" distR="114300">
            <wp:extent cx="5731200" cy="1409700"/>
            <wp:effectExtent b="0" l="0" r="0" t="0"/>
            <wp:docPr id="9" name="image12.png"/>
            <a:graphic>
              <a:graphicData uri="http://schemas.openxmlformats.org/drawingml/2006/picture">
                <pic:pic>
                  <pic:nvPicPr>
                    <pic:cNvPr id="0" name="image12.png"/>
                    <pic:cNvPicPr preferRelativeResize="0"/>
                  </pic:nvPicPr>
                  <pic:blipFill>
                    <a:blip r:embed="rId72"/>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587">
      <w:pPr>
        <w:widowControl w:val="0"/>
        <w:rPr/>
      </w:pPr>
      <w:r w:rsidDel="00000000" w:rsidR="00000000" w:rsidRPr="00000000">
        <w:rPr>
          <w:rtl w:val="0"/>
        </w:rPr>
      </w:r>
    </w:p>
    <w:p w:rsidR="00000000" w:rsidDel="00000000" w:rsidP="00000000" w:rsidRDefault="00000000" w:rsidRPr="00000000" w14:paraId="00000588">
      <w:pPr>
        <w:widowControl w:val="0"/>
        <w:rPr/>
      </w:pPr>
      <w:r w:rsidDel="00000000" w:rsidR="00000000" w:rsidRPr="00000000">
        <w:rPr>
          <w:rtl w:val="0"/>
        </w:rPr>
        <w:t xml:space="preserve"> Remember that higher values of variance and standard dev mean a flattened, wide bell curve. Smaller values of variance and standard dev mean a peaked, more compressed bell curve.</w:t>
      </w:r>
    </w:p>
    <w:p w:rsidR="00000000" w:rsidDel="00000000" w:rsidP="00000000" w:rsidRDefault="00000000" w:rsidRPr="00000000" w14:paraId="00000589">
      <w:pPr>
        <w:widowControl w:val="0"/>
        <w:rPr/>
      </w:pPr>
      <w:r w:rsidDel="00000000" w:rsidR="00000000" w:rsidRPr="00000000">
        <w:rPr>
          <w:rtl w:val="0"/>
        </w:rPr>
      </w:r>
    </w:p>
    <w:p w:rsidR="00000000" w:rsidDel="00000000" w:rsidP="00000000" w:rsidRDefault="00000000" w:rsidRPr="00000000" w14:paraId="0000058A">
      <w:pPr>
        <w:pStyle w:val="Heading2"/>
        <w:widowControl w:val="0"/>
        <w:rPr/>
      </w:pPr>
      <w:bookmarkStart w:colFirst="0" w:colLast="0" w:name="_jmzg9n2r2wi0" w:id="101"/>
      <w:bookmarkEnd w:id="101"/>
      <w:r w:rsidDel="00000000" w:rsidR="00000000" w:rsidRPr="00000000">
        <w:rPr>
          <w:rtl w:val="0"/>
        </w:rPr>
        <w:t xml:space="preserve">Skewed Distribution (Skewness)</w:t>
      </w:r>
    </w:p>
    <w:p w:rsidR="00000000" w:rsidDel="00000000" w:rsidP="00000000" w:rsidRDefault="00000000" w:rsidRPr="00000000" w14:paraId="0000058B">
      <w:pPr>
        <w:widowControl w:val="0"/>
        <w:rPr/>
      </w:pPr>
      <w:r w:rsidDel="00000000" w:rsidR="00000000" w:rsidRPr="00000000">
        <w:rPr>
          <w:rtl w:val="0"/>
        </w:rPr>
      </w:r>
    </w:p>
    <w:p w:rsidR="00000000" w:rsidDel="00000000" w:rsidP="00000000" w:rsidRDefault="00000000" w:rsidRPr="00000000" w14:paraId="0000058C">
      <w:pPr>
        <w:widowControl w:val="0"/>
        <w:rPr/>
      </w:pPr>
      <w:r w:rsidDel="00000000" w:rsidR="00000000" w:rsidRPr="00000000">
        <w:rPr>
          <w:rtl w:val="0"/>
        </w:rPr>
        <w:t xml:space="preserve">Skewness is a measure of the asymmetry of the probability distribution of a random variable in respect to the mean of the distribution. </w:t>
      </w:r>
    </w:p>
    <w:p w:rsidR="00000000" w:rsidDel="00000000" w:rsidP="00000000" w:rsidRDefault="00000000" w:rsidRPr="00000000" w14:paraId="0000058D">
      <w:pPr>
        <w:widowControl w:val="0"/>
        <w:rPr/>
      </w:pPr>
      <w:r w:rsidDel="00000000" w:rsidR="00000000" w:rsidRPr="00000000">
        <w:rPr>
          <w:rtl w:val="0"/>
        </w:rPr>
      </w:r>
    </w:p>
    <w:p w:rsidR="00000000" w:rsidDel="00000000" w:rsidP="00000000" w:rsidRDefault="00000000" w:rsidRPr="00000000" w14:paraId="0000058E">
      <w:pPr>
        <w:widowControl w:val="0"/>
        <w:rPr/>
      </w:pPr>
      <w:r w:rsidDel="00000000" w:rsidR="00000000" w:rsidRPr="00000000">
        <w:rPr>
          <w:rtl w:val="0"/>
        </w:rPr>
        <w:t xml:space="preserve">Would be useful to remember that for a symmetric distribution, and, specifically, for a normal distribution, median = mean = mode.</w:t>
      </w:r>
    </w:p>
    <w:p w:rsidR="00000000" w:rsidDel="00000000" w:rsidP="00000000" w:rsidRDefault="00000000" w:rsidRPr="00000000" w14:paraId="0000058F">
      <w:pPr>
        <w:widowControl w:val="0"/>
        <w:rPr/>
      </w:pPr>
      <w:r w:rsidDel="00000000" w:rsidR="00000000" w:rsidRPr="00000000">
        <w:rPr>
          <w:rtl w:val="0"/>
        </w:rPr>
      </w:r>
    </w:p>
    <w:p w:rsidR="00000000" w:rsidDel="00000000" w:rsidP="00000000" w:rsidRDefault="00000000" w:rsidRPr="00000000" w14:paraId="00000590">
      <w:pPr>
        <w:widowControl w:val="0"/>
        <w:rPr>
          <w:b w:val="1"/>
        </w:rPr>
      </w:pPr>
      <w:r w:rsidDel="00000000" w:rsidR="00000000" w:rsidRPr="00000000">
        <w:rPr>
          <w:b w:val="1"/>
          <w:rtl w:val="0"/>
        </w:rPr>
        <w:t xml:space="preserve">Negative Skew</w:t>
      </w:r>
    </w:p>
    <w:p w:rsidR="00000000" w:rsidDel="00000000" w:rsidP="00000000" w:rsidRDefault="00000000" w:rsidRPr="00000000" w14:paraId="00000591">
      <w:pPr>
        <w:widowControl w:val="0"/>
        <w:rPr/>
      </w:pPr>
      <w:r w:rsidDel="00000000" w:rsidR="00000000" w:rsidRPr="00000000">
        <w:rPr>
          <w:rtl w:val="0"/>
        </w:rPr>
        <w:t xml:space="preserve">The left tail is longer; the mass of the distribution is concentrated on the right of the figure. The distribution is said to be left-skewed, left-tailed, or skewed to the left, despite the fact that the curve itself appears to be skewed or leaning to the right; left instead refers to the left tail being drawn out and, often, the mean being skewed to the left of a typical center of the data. A left-skewed distribution usually appears as a right-leaning curve.</w:t>
      </w:r>
    </w:p>
    <w:p w:rsidR="00000000" w:rsidDel="00000000" w:rsidP="00000000" w:rsidRDefault="00000000" w:rsidRPr="00000000" w14:paraId="00000592">
      <w:pPr>
        <w:widowControl w:val="0"/>
        <w:ind w:left="0" w:firstLine="0"/>
        <w:rPr/>
      </w:pPr>
      <w:r w:rsidDel="00000000" w:rsidR="00000000" w:rsidRPr="00000000">
        <w:rPr>
          <w:rtl w:val="0"/>
        </w:rPr>
      </w:r>
    </w:p>
    <w:p w:rsidR="00000000" w:rsidDel="00000000" w:rsidP="00000000" w:rsidRDefault="00000000" w:rsidRPr="00000000" w14:paraId="00000593">
      <w:pPr>
        <w:widowControl w:val="0"/>
        <w:ind w:left="0" w:firstLine="0"/>
        <w:rPr>
          <w:b w:val="1"/>
        </w:rPr>
      </w:pPr>
      <w:r w:rsidDel="00000000" w:rsidR="00000000" w:rsidRPr="00000000">
        <w:rPr>
          <w:b w:val="1"/>
          <w:rtl w:val="0"/>
        </w:rPr>
        <w:t xml:space="preserve">Positive Skew</w:t>
      </w:r>
    </w:p>
    <w:p w:rsidR="00000000" w:rsidDel="00000000" w:rsidP="00000000" w:rsidRDefault="00000000" w:rsidRPr="00000000" w14:paraId="00000594">
      <w:pPr>
        <w:widowControl w:val="0"/>
        <w:ind w:left="0" w:firstLine="0"/>
        <w:rPr/>
      </w:pPr>
      <w:r w:rsidDel="00000000" w:rsidR="00000000" w:rsidRPr="00000000">
        <w:rPr>
          <w:rtl w:val="0"/>
        </w:rPr>
        <w:t xml:space="preserve">The right tail is longer; the mass of the distribution is concentrated on the left of the figure. The distribution is said to be right-skewed, right-tailed, or skewed to the right, despite the fact that the curve itself appears to be skewed or leaning to the left; right instead refers to the right tail being drawn out and, often, the mean being skewed to the right of a typical center of the data. A right-skewed distribution usually appears as a left-leaning curve</w:t>
      </w:r>
    </w:p>
    <w:p w:rsidR="00000000" w:rsidDel="00000000" w:rsidP="00000000" w:rsidRDefault="00000000" w:rsidRPr="00000000" w14:paraId="00000595">
      <w:pPr>
        <w:widowControl w:val="0"/>
        <w:rPr/>
      </w:pPr>
      <w:r w:rsidDel="00000000" w:rsidR="00000000" w:rsidRPr="00000000">
        <w:rPr>
          <w:rtl w:val="0"/>
        </w:rPr>
      </w:r>
    </w:p>
    <w:p w:rsidR="00000000" w:rsidDel="00000000" w:rsidP="00000000" w:rsidRDefault="00000000" w:rsidRPr="00000000" w14:paraId="00000596">
      <w:pPr>
        <w:widowControl w:val="0"/>
        <w:rPr>
          <w:i w:val="1"/>
        </w:rPr>
      </w:pPr>
      <w:r w:rsidDel="00000000" w:rsidR="00000000" w:rsidRPr="00000000">
        <w:rPr/>
        <w:drawing>
          <wp:inline distB="114300" distT="114300" distL="114300" distR="114300">
            <wp:extent cx="5731200" cy="2159000"/>
            <wp:effectExtent b="0" l="0" r="0" t="0"/>
            <wp:docPr id="22" name="image27.png"/>
            <a:graphic>
              <a:graphicData uri="http://schemas.openxmlformats.org/drawingml/2006/picture">
                <pic:pic>
                  <pic:nvPicPr>
                    <pic:cNvPr id="0" name="image27.png"/>
                    <pic:cNvPicPr preferRelativeResize="0"/>
                  </pic:nvPicPr>
                  <pic:blipFill>
                    <a:blip r:embed="rId73"/>
                    <a:srcRect b="0" l="0" r="0" t="0"/>
                    <a:stretch>
                      <a:fillRect/>
                    </a:stretch>
                  </pic:blipFill>
                  <pic:spPr>
                    <a:xfrm>
                      <a:off x="0" y="0"/>
                      <a:ext cx="5731200" cy="2159000"/>
                    </a:xfrm>
                    <a:prstGeom prst="rect"/>
                    <a:ln/>
                  </pic:spPr>
                </pic:pic>
              </a:graphicData>
            </a:graphic>
          </wp:inline>
        </w:drawing>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597">
      <w:pPr>
        <w:widowControl w:val="0"/>
        <w:rPr/>
      </w:pPr>
      <w:r w:rsidDel="00000000" w:rsidR="00000000" w:rsidRPr="00000000">
        <w:rPr>
          <w:rtl w:val="0"/>
        </w:rPr>
      </w:r>
    </w:p>
    <w:p w:rsidR="00000000" w:rsidDel="00000000" w:rsidP="00000000" w:rsidRDefault="00000000" w:rsidRPr="00000000" w14:paraId="00000598">
      <w:pPr>
        <w:pStyle w:val="Heading2"/>
        <w:widowControl w:val="0"/>
        <w:rPr/>
      </w:pPr>
      <w:bookmarkStart w:colFirst="0" w:colLast="0" w:name="_gxuqdwodevid" w:id="102"/>
      <w:bookmarkEnd w:id="102"/>
      <w:r w:rsidDel="00000000" w:rsidR="00000000" w:rsidRPr="00000000">
        <w:rPr>
          <w:rtl w:val="0"/>
        </w:rPr>
        <w:t xml:space="preserve">Kurtosis</w:t>
      </w:r>
    </w:p>
    <w:p w:rsidR="00000000" w:rsidDel="00000000" w:rsidP="00000000" w:rsidRDefault="00000000" w:rsidRPr="00000000" w14:paraId="00000599">
      <w:pPr>
        <w:widowControl w:val="0"/>
        <w:rPr/>
      </w:pPr>
      <w:r w:rsidDel="00000000" w:rsidR="00000000" w:rsidRPr="00000000">
        <w:rPr>
          <w:rtl w:val="0"/>
        </w:rPr>
        <w:t xml:space="preserve">While skewness refers to the tendency of a distribution to propagate in respect to its mean, kurtosis measures the sharpness of the curve in respect of its distribution.</w:t>
      </w:r>
    </w:p>
    <w:p w:rsidR="00000000" w:rsidDel="00000000" w:rsidP="00000000" w:rsidRDefault="00000000" w:rsidRPr="00000000" w14:paraId="0000059A">
      <w:pPr>
        <w:widowControl w:val="0"/>
        <w:rPr/>
      </w:pPr>
      <w:r w:rsidDel="00000000" w:rsidR="00000000" w:rsidRPr="00000000">
        <w:rPr>
          <w:rtl w:val="0"/>
        </w:rPr>
      </w:r>
    </w:p>
    <w:p w:rsidR="00000000" w:rsidDel="00000000" w:rsidP="00000000" w:rsidRDefault="00000000" w:rsidRPr="00000000" w14:paraId="0000059B">
      <w:pPr>
        <w:widowControl w:val="0"/>
        <w:rPr/>
      </w:pPr>
      <w:r w:rsidDel="00000000" w:rsidR="00000000" w:rsidRPr="00000000">
        <w:rPr>
          <w:b w:val="1"/>
          <w:rtl w:val="0"/>
        </w:rPr>
        <w:t xml:space="preserve">Skewness: </w:t>
      </w:r>
      <w:r w:rsidDel="00000000" w:rsidR="00000000" w:rsidRPr="00000000">
        <w:rPr>
          <w:rtl w:val="0"/>
        </w:rPr>
        <w:t xml:space="preserve">lack of symmetry in the distribution</w:t>
      </w:r>
    </w:p>
    <w:p w:rsidR="00000000" w:rsidDel="00000000" w:rsidP="00000000" w:rsidRDefault="00000000" w:rsidRPr="00000000" w14:paraId="0000059C">
      <w:pPr>
        <w:widowControl w:val="0"/>
        <w:rPr/>
      </w:pPr>
      <w:r w:rsidDel="00000000" w:rsidR="00000000" w:rsidRPr="00000000">
        <w:rPr>
          <w:b w:val="1"/>
          <w:rtl w:val="0"/>
        </w:rPr>
        <w:t xml:space="preserve">Kurtosis:</w:t>
      </w:r>
      <w:r w:rsidDel="00000000" w:rsidR="00000000" w:rsidRPr="00000000">
        <w:rPr>
          <w:rtl w:val="0"/>
        </w:rPr>
        <w:t xml:space="preserve"> height and sharpness of the central peak</w:t>
      </w:r>
    </w:p>
    <w:p w:rsidR="00000000" w:rsidDel="00000000" w:rsidP="00000000" w:rsidRDefault="00000000" w:rsidRPr="00000000" w14:paraId="0000059D">
      <w:pPr>
        <w:widowControl w:val="0"/>
        <w:rPr/>
      </w:pPr>
      <w:r w:rsidDel="00000000" w:rsidR="00000000" w:rsidRPr="00000000">
        <w:rPr>
          <w:rtl w:val="0"/>
        </w:rPr>
      </w:r>
    </w:p>
    <w:p w:rsidR="00000000" w:rsidDel="00000000" w:rsidP="00000000" w:rsidRDefault="00000000" w:rsidRPr="00000000" w14:paraId="0000059E">
      <w:pPr>
        <w:pStyle w:val="Heading2"/>
        <w:widowControl w:val="0"/>
        <w:rPr/>
      </w:pPr>
      <w:bookmarkStart w:colFirst="0" w:colLast="0" w:name="_jxdyet94z31i" w:id="103"/>
      <w:bookmarkEnd w:id="103"/>
      <w:r w:rsidDel="00000000" w:rsidR="00000000" w:rsidRPr="00000000">
        <w:rPr>
          <w:rtl w:val="0"/>
        </w:rPr>
        <w:t xml:space="preserve">Standard Normal Distribution</w:t>
      </w:r>
    </w:p>
    <w:p w:rsidR="00000000" w:rsidDel="00000000" w:rsidP="00000000" w:rsidRDefault="00000000" w:rsidRPr="00000000" w14:paraId="0000059F">
      <w:pPr>
        <w:widowControl w:val="0"/>
        <w:rPr/>
      </w:pPr>
      <w:r w:rsidDel="00000000" w:rsidR="00000000" w:rsidRPr="00000000">
        <w:rPr>
          <w:rtl w:val="0"/>
        </w:rPr>
      </w:r>
    </w:p>
    <w:p w:rsidR="00000000" w:rsidDel="00000000" w:rsidP="00000000" w:rsidRDefault="00000000" w:rsidRPr="00000000" w14:paraId="000005A0">
      <w:pPr>
        <w:widowControl w:val="0"/>
        <w:rPr/>
      </w:pPr>
      <w:r w:rsidDel="00000000" w:rsidR="00000000" w:rsidRPr="00000000">
        <w:rPr>
          <w:rtl w:val="0"/>
        </w:rPr>
        <w:t xml:space="preserve">The standard normal distribution, also known as the z-distribution (Z), is a particular case of normal distribution. Standard Normal Distribution has a mean = 0 and the standard deviation = 1.</w:t>
      </w:r>
    </w:p>
    <w:p w:rsidR="00000000" w:rsidDel="00000000" w:rsidP="00000000" w:rsidRDefault="00000000" w:rsidRPr="00000000" w14:paraId="000005A1">
      <w:pPr>
        <w:widowControl w:val="0"/>
        <w:rPr/>
      </w:pPr>
      <w:r w:rsidDel="00000000" w:rsidR="00000000" w:rsidRPr="00000000">
        <w:rPr>
          <w:rtl w:val="0"/>
        </w:rPr>
      </w:r>
    </w:p>
    <w:p w:rsidR="00000000" w:rsidDel="00000000" w:rsidP="00000000" w:rsidRDefault="00000000" w:rsidRPr="00000000" w14:paraId="000005A2">
      <w:pPr>
        <w:widowControl w:val="0"/>
        <w:rPr/>
      </w:pPr>
      <w:r w:rsidDel="00000000" w:rsidR="00000000" w:rsidRPr="00000000">
        <w:rPr>
          <w:rtl w:val="0"/>
        </w:rPr>
        <w:t xml:space="preserve">Z = N(0,1)</w:t>
      </w:r>
    </w:p>
    <w:p w:rsidR="00000000" w:rsidDel="00000000" w:rsidP="00000000" w:rsidRDefault="00000000" w:rsidRPr="00000000" w14:paraId="000005A3">
      <w:pPr>
        <w:widowControl w:val="0"/>
        <w:rPr/>
      </w:pPr>
      <w:r w:rsidDel="00000000" w:rsidR="00000000" w:rsidRPr="00000000">
        <w:rPr>
          <w:rtl w:val="0"/>
        </w:rPr>
      </w:r>
    </w:p>
    <w:p w:rsidR="00000000" w:rsidDel="00000000" w:rsidP="00000000" w:rsidRDefault="00000000" w:rsidRPr="00000000" w14:paraId="000005A4">
      <w:pPr>
        <w:widowControl w:val="0"/>
        <w:rPr/>
      </w:pPr>
      <w:r w:rsidDel="00000000" w:rsidR="00000000" w:rsidRPr="00000000">
        <w:rPr>
          <w:rtl w:val="0"/>
        </w:rPr>
        <w:t xml:space="preserve">Any normal distribution can be standardized by converting its values into z scores. Z scores tell you how many standard deviations from the mean each value lies.</w:t>
      </w:r>
    </w:p>
    <w:p w:rsidR="00000000" w:rsidDel="00000000" w:rsidP="00000000" w:rsidRDefault="00000000" w:rsidRPr="00000000" w14:paraId="000005A5">
      <w:pPr>
        <w:widowControl w:val="0"/>
        <w:rPr/>
      </w:pPr>
      <w:r w:rsidDel="00000000" w:rsidR="00000000" w:rsidRPr="00000000">
        <w:rPr>
          <w:rtl w:val="0"/>
        </w:rPr>
      </w:r>
    </w:p>
    <w:p w:rsidR="00000000" w:rsidDel="00000000" w:rsidP="00000000" w:rsidRDefault="00000000" w:rsidRPr="00000000" w14:paraId="000005A6">
      <w:pPr>
        <w:pStyle w:val="Heading1"/>
        <w:widowControl w:val="0"/>
        <w:rPr/>
      </w:pPr>
      <w:bookmarkStart w:colFirst="0" w:colLast="0" w:name="_ktf4wd2npivi" w:id="104"/>
      <w:bookmarkEnd w:id="104"/>
      <w:r w:rsidDel="00000000" w:rsidR="00000000" w:rsidRPr="00000000">
        <w:rPr>
          <w:rtl w:val="0"/>
        </w:rPr>
        <w:t xml:space="preserve">Sampling</w:t>
      </w:r>
    </w:p>
    <w:p w:rsidR="00000000" w:rsidDel="00000000" w:rsidP="00000000" w:rsidRDefault="00000000" w:rsidRPr="00000000" w14:paraId="000005A7">
      <w:pPr>
        <w:widowControl w:val="0"/>
        <w:rPr/>
      </w:pPr>
      <w:r w:rsidDel="00000000" w:rsidR="00000000" w:rsidRPr="00000000">
        <w:rPr>
          <w:rtl w:val="0"/>
        </w:rPr>
        <w:t xml:space="preserve">Sampling allows us to test a hypothesis about general characteristics of a population.</w:t>
      </w:r>
    </w:p>
    <w:p w:rsidR="00000000" w:rsidDel="00000000" w:rsidP="00000000" w:rsidRDefault="00000000" w:rsidRPr="00000000" w14:paraId="000005A8">
      <w:pPr>
        <w:widowControl w:val="0"/>
        <w:rPr/>
      </w:pPr>
      <w:r w:rsidDel="00000000" w:rsidR="00000000" w:rsidRPr="00000000">
        <w:rPr>
          <w:rtl w:val="0"/>
        </w:rPr>
        <w:t xml:space="preserve">Samples are used to make inferences about a population. </w:t>
      </w:r>
    </w:p>
    <w:p w:rsidR="00000000" w:rsidDel="00000000" w:rsidP="00000000" w:rsidRDefault="00000000" w:rsidRPr="00000000" w14:paraId="000005A9">
      <w:pPr>
        <w:widowControl w:val="0"/>
        <w:rPr/>
      </w:pPr>
      <w:r w:rsidDel="00000000" w:rsidR="00000000" w:rsidRPr="00000000">
        <w:rPr>
          <w:rtl w:val="0"/>
        </w:rPr>
      </w:r>
    </w:p>
    <w:p w:rsidR="00000000" w:rsidDel="00000000" w:rsidP="00000000" w:rsidRDefault="00000000" w:rsidRPr="00000000" w14:paraId="000005AA">
      <w:pPr>
        <w:widowControl w:val="0"/>
        <w:rPr/>
      </w:pPr>
      <w:r w:rsidDel="00000000" w:rsidR="00000000" w:rsidRPr="00000000">
        <w:rPr>
          <w:rtl w:val="0"/>
        </w:rPr>
        <w:t xml:space="preserve">We can think of sampling as grabbing data instances from a larger data distribution. </w:t>
      </w:r>
    </w:p>
    <w:p w:rsidR="00000000" w:rsidDel="00000000" w:rsidP="00000000" w:rsidRDefault="00000000" w:rsidRPr="00000000" w14:paraId="000005AB">
      <w:pPr>
        <w:pStyle w:val="Heading2"/>
        <w:widowControl w:val="0"/>
        <w:rPr/>
      </w:pPr>
      <w:bookmarkStart w:colFirst="0" w:colLast="0" w:name="_2ssaa4vxz11t" w:id="105"/>
      <w:bookmarkEnd w:id="105"/>
      <w:r w:rsidDel="00000000" w:rsidR="00000000" w:rsidRPr="00000000">
        <w:rPr>
          <w:rtl w:val="0"/>
        </w:rPr>
        <w:t xml:space="preserve">Sampling Methodologies</w:t>
      </w:r>
    </w:p>
    <w:p w:rsidR="00000000" w:rsidDel="00000000" w:rsidP="00000000" w:rsidRDefault="00000000" w:rsidRPr="00000000" w14:paraId="000005AC">
      <w:pPr>
        <w:rPr/>
      </w:pPr>
      <w:r w:rsidDel="00000000" w:rsidR="00000000" w:rsidRPr="00000000">
        <w:rPr>
          <w:rtl w:val="0"/>
        </w:rPr>
        <w:t xml:space="preserve">A good sample is:</w:t>
      </w:r>
    </w:p>
    <w:p w:rsidR="00000000" w:rsidDel="00000000" w:rsidP="00000000" w:rsidRDefault="00000000" w:rsidRPr="00000000" w14:paraId="000005AD">
      <w:pPr>
        <w:numPr>
          <w:ilvl w:val="0"/>
          <w:numId w:val="5"/>
        </w:numPr>
        <w:ind w:left="720" w:hanging="360"/>
        <w:rPr>
          <w:u w:val="none"/>
        </w:rPr>
      </w:pPr>
      <w:r w:rsidDel="00000000" w:rsidR="00000000" w:rsidRPr="00000000">
        <w:rPr>
          <w:rtl w:val="0"/>
        </w:rPr>
        <w:t xml:space="preserve">Representative of the population.</w:t>
      </w:r>
    </w:p>
    <w:p w:rsidR="00000000" w:rsidDel="00000000" w:rsidP="00000000" w:rsidRDefault="00000000" w:rsidRPr="00000000" w14:paraId="000005AE">
      <w:pPr>
        <w:numPr>
          <w:ilvl w:val="0"/>
          <w:numId w:val="5"/>
        </w:numPr>
        <w:ind w:left="720" w:hanging="360"/>
        <w:rPr>
          <w:u w:val="none"/>
        </w:rPr>
      </w:pPr>
      <w:r w:rsidDel="00000000" w:rsidR="00000000" w:rsidRPr="00000000">
        <w:rPr>
          <w:rtl w:val="0"/>
        </w:rPr>
        <w:t xml:space="preserve">Unbiased.</w:t>
      </w:r>
    </w:p>
    <w:p w:rsidR="00000000" w:rsidDel="00000000" w:rsidP="00000000" w:rsidRDefault="00000000" w:rsidRPr="00000000" w14:paraId="000005AF">
      <w:pPr>
        <w:pStyle w:val="Heading3"/>
        <w:rPr/>
      </w:pPr>
      <w:bookmarkStart w:colFirst="0" w:colLast="0" w:name="_4734q1qeqrwh" w:id="106"/>
      <w:bookmarkEnd w:id="106"/>
      <w:r w:rsidDel="00000000" w:rsidR="00000000" w:rsidRPr="00000000">
        <w:rPr>
          <w:rtl w:val="0"/>
        </w:rPr>
        <w:t xml:space="preserve">Simple Random Sample (SRS)</w:t>
      </w:r>
    </w:p>
    <w:p w:rsidR="00000000" w:rsidDel="00000000" w:rsidP="00000000" w:rsidRDefault="00000000" w:rsidRPr="00000000" w14:paraId="000005B0">
      <w:pPr>
        <w:rPr/>
      </w:pPr>
      <w:r w:rsidDel="00000000" w:rsidR="00000000" w:rsidRPr="00000000">
        <w:rPr>
          <w:rtl w:val="0"/>
        </w:rPr>
        <w:t xml:space="preserve">A simple random sample (or SRS) is a subset of individuals (a sample) chosen from a larger set (a population) in which a subset of individuals are chosen randomly, all with the same probability. It is a process of selecting a sample in a random way.</w:t>
      </w:r>
    </w:p>
    <w:p w:rsidR="00000000" w:rsidDel="00000000" w:rsidP="00000000" w:rsidRDefault="00000000" w:rsidRPr="00000000" w14:paraId="000005B1">
      <w:pPr>
        <w:pStyle w:val="Heading3"/>
        <w:rPr/>
      </w:pPr>
      <w:bookmarkStart w:colFirst="0" w:colLast="0" w:name="_wytjdg5ruzr" w:id="107"/>
      <w:bookmarkEnd w:id="107"/>
      <w:r w:rsidDel="00000000" w:rsidR="00000000" w:rsidRPr="00000000">
        <w:rPr>
          <w:rtl w:val="0"/>
        </w:rPr>
        <w:t xml:space="preserve">Systematic Random Sample</w:t>
      </w:r>
    </w:p>
    <w:p w:rsidR="00000000" w:rsidDel="00000000" w:rsidP="00000000" w:rsidRDefault="00000000" w:rsidRPr="00000000" w14:paraId="000005B2">
      <w:pPr>
        <w:rPr/>
      </w:pPr>
      <w:r w:rsidDel="00000000" w:rsidR="00000000" w:rsidRPr="00000000">
        <w:rPr>
          <w:rtl w:val="0"/>
        </w:rPr>
        <w:t xml:space="preserve">Systematic random sample is a subclass of SRS. Every member of the population is labeled with a number, and the sample is picked using a fixed interval (p.e. one out of every 10 members).</w:t>
      </w:r>
    </w:p>
    <w:p w:rsidR="00000000" w:rsidDel="00000000" w:rsidP="00000000" w:rsidRDefault="00000000" w:rsidRPr="00000000" w14:paraId="000005B3">
      <w:pPr>
        <w:pStyle w:val="Heading3"/>
        <w:rPr/>
      </w:pPr>
      <w:bookmarkStart w:colFirst="0" w:colLast="0" w:name="_qunclcyvnzj8" w:id="108"/>
      <w:bookmarkEnd w:id="108"/>
      <w:r w:rsidDel="00000000" w:rsidR="00000000" w:rsidRPr="00000000">
        <w:rPr>
          <w:rtl w:val="0"/>
        </w:rPr>
        <w:t xml:space="preserve">Stratified Random Sample</w:t>
      </w:r>
    </w:p>
    <w:p w:rsidR="00000000" w:rsidDel="00000000" w:rsidP="00000000" w:rsidRDefault="00000000" w:rsidRPr="00000000" w14:paraId="000005B4">
      <w:pPr>
        <w:rPr/>
      </w:pPr>
      <w:r w:rsidDel="00000000" w:rsidR="00000000" w:rsidRPr="00000000">
        <w:rPr>
          <w:rtl w:val="0"/>
        </w:rPr>
        <w:t xml:space="preserve">Stratified random sample is a subclass of SRS, where the population can be further classified into subpopulations. Subpopulations can’t overlap and they should be proportional in order for the sample to be relevant. </w:t>
      </w:r>
    </w:p>
    <w:p w:rsidR="00000000" w:rsidDel="00000000" w:rsidP="00000000" w:rsidRDefault="00000000" w:rsidRPr="00000000" w14:paraId="000005B5">
      <w:pPr>
        <w:pStyle w:val="Heading3"/>
        <w:rPr/>
      </w:pPr>
      <w:bookmarkStart w:colFirst="0" w:colLast="0" w:name="_he2apcx5yg5n" w:id="109"/>
      <w:bookmarkEnd w:id="109"/>
      <w:r w:rsidDel="00000000" w:rsidR="00000000" w:rsidRPr="00000000">
        <w:rPr>
          <w:rtl w:val="0"/>
        </w:rPr>
        <w:t xml:space="preserve">Clustered Random Sample</w:t>
      </w:r>
    </w:p>
    <w:p w:rsidR="00000000" w:rsidDel="00000000" w:rsidP="00000000" w:rsidRDefault="00000000" w:rsidRPr="00000000" w14:paraId="000005B6">
      <w:pPr>
        <w:rPr/>
      </w:pPr>
      <w:r w:rsidDel="00000000" w:rsidR="00000000" w:rsidRPr="00000000">
        <w:rPr>
          <w:rtl w:val="0"/>
        </w:rPr>
        <w:t xml:space="preserve">Clustered random sample is a sampling methodology that can be used whenever the population can be aggregated into mutually homogeneous yet internally heterogeneous groupings. </w:t>
      </w:r>
    </w:p>
    <w:p w:rsidR="00000000" w:rsidDel="00000000" w:rsidP="00000000" w:rsidRDefault="00000000" w:rsidRPr="00000000" w14:paraId="000005B7">
      <w:pPr>
        <w:rPr/>
      </w:pPr>
      <w:r w:rsidDel="00000000" w:rsidR="00000000" w:rsidRPr="00000000">
        <w:rPr>
          <w:rtl w:val="0"/>
        </w:rPr>
        <w:t xml:space="preserve">After the population is divided into clusters, then a SRS is performed on each cluster.</w:t>
      </w:r>
    </w:p>
    <w:p w:rsidR="00000000" w:rsidDel="00000000" w:rsidP="00000000" w:rsidRDefault="00000000" w:rsidRPr="00000000" w14:paraId="000005B8">
      <w:pPr>
        <w:rPr/>
      </w:pPr>
      <w:r w:rsidDel="00000000" w:rsidR="00000000" w:rsidRPr="00000000">
        <w:rPr>
          <w:rtl w:val="0"/>
        </w:rPr>
        <w:t xml:space="preserve">It’s a sampling method often used in marketing research.</w:t>
      </w:r>
    </w:p>
    <w:p w:rsidR="00000000" w:rsidDel="00000000" w:rsidP="00000000" w:rsidRDefault="00000000" w:rsidRPr="00000000" w14:paraId="000005B9">
      <w:pPr>
        <w:pStyle w:val="Heading2"/>
        <w:widowControl w:val="0"/>
        <w:rPr/>
      </w:pPr>
      <w:bookmarkStart w:colFirst="0" w:colLast="0" w:name="_h90v6b2l4eig" w:id="110"/>
      <w:bookmarkEnd w:id="110"/>
      <w:r w:rsidDel="00000000" w:rsidR="00000000" w:rsidRPr="00000000">
        <w:rPr>
          <w:rtl w:val="0"/>
        </w:rPr>
        <w:t xml:space="preserve">Central Limit Theorem</w:t>
      </w:r>
    </w:p>
    <w:p w:rsidR="00000000" w:rsidDel="00000000" w:rsidP="00000000" w:rsidRDefault="00000000" w:rsidRPr="00000000" w14:paraId="000005BA">
      <w:pPr>
        <w:widowControl w:val="0"/>
        <w:rPr/>
      </w:pPr>
      <w:r w:rsidDel="00000000" w:rsidR="00000000" w:rsidRPr="00000000">
        <w:rPr>
          <w:rtl w:val="0"/>
        </w:rPr>
        <w:t xml:space="preserve">In probability theory, the central limit theorem (CLT) establishes that, in many situations, when independent random variables are summed up, their properly normalized sum tends toward a normal distribution around the mean of the original dataset even if the original variables themselves are not normally distributed.</w:t>
      </w:r>
    </w:p>
    <w:p w:rsidR="00000000" w:rsidDel="00000000" w:rsidP="00000000" w:rsidRDefault="00000000" w:rsidRPr="00000000" w14:paraId="000005BB">
      <w:pPr>
        <w:widowControl w:val="0"/>
        <w:rPr/>
      </w:pPr>
      <w:r w:rsidDel="00000000" w:rsidR="00000000" w:rsidRPr="00000000">
        <w:rPr>
          <w:rtl w:val="0"/>
        </w:rPr>
      </w:r>
    </w:p>
    <w:p w:rsidR="00000000" w:rsidDel="00000000" w:rsidP="00000000" w:rsidRDefault="00000000" w:rsidRPr="00000000" w14:paraId="000005BC">
      <w:pPr>
        <w:widowControl w:val="0"/>
        <w:rPr/>
      </w:pPr>
      <w:r w:rsidDel="00000000" w:rsidR="00000000" w:rsidRPr="00000000">
        <w:rPr>
          <w:rtl w:val="0"/>
        </w:rPr>
        <w:t xml:space="preserve">The CLT establishes a relationship between the data from the whole population (parameters) and the data from the sample (statistics). </w:t>
      </w:r>
    </w:p>
    <w:p w:rsidR="00000000" w:rsidDel="00000000" w:rsidP="00000000" w:rsidRDefault="00000000" w:rsidRPr="00000000" w14:paraId="000005BD">
      <w:pPr>
        <w:pStyle w:val="Heading3"/>
        <w:widowControl w:val="0"/>
        <w:rPr/>
      </w:pPr>
      <w:bookmarkStart w:colFirst="0" w:colLast="0" w:name="_xikpimxcgvyl" w:id="111"/>
      <w:bookmarkEnd w:id="111"/>
      <w:r w:rsidDel="00000000" w:rsidR="00000000" w:rsidRPr="00000000">
        <w:rPr>
          <w:rtl w:val="0"/>
        </w:rPr>
        <w:t xml:space="preserve">Sampling Distribution of the Sample Mean (SDSM)</w:t>
      </w:r>
    </w:p>
    <w:p w:rsidR="00000000" w:rsidDel="00000000" w:rsidP="00000000" w:rsidRDefault="00000000" w:rsidRPr="00000000" w14:paraId="000005BE">
      <w:pPr>
        <w:widowControl w:val="0"/>
        <w:rPr/>
      </w:pPr>
      <w:r w:rsidDel="00000000" w:rsidR="00000000" w:rsidRPr="00000000">
        <w:rPr>
          <w:rtl w:val="0"/>
        </w:rPr>
        <w:t xml:space="preserve">The mean of all repeated samples (where all = all the combinations from the sample) from a population of value for a quantitative variable is equal to the population mean. </w:t>
      </w:r>
    </w:p>
    <w:p w:rsidR="00000000" w:rsidDel="00000000" w:rsidP="00000000" w:rsidRDefault="00000000" w:rsidRPr="00000000" w14:paraId="000005BF">
      <w:pPr>
        <w:widowControl w:val="0"/>
        <w:rPr/>
      </w:pPr>
      <w:r w:rsidDel="00000000" w:rsidR="00000000" w:rsidRPr="00000000">
        <w:rPr>
          <w:rtl w:val="0"/>
        </w:rPr>
      </w:r>
    </w:p>
    <w:p w:rsidR="00000000" w:rsidDel="00000000" w:rsidP="00000000" w:rsidRDefault="00000000" w:rsidRPr="00000000" w14:paraId="000005C0">
      <w:pPr>
        <w:widowControl w:val="0"/>
        <w:rPr/>
      </w:pPr>
      <w:r w:rsidDel="00000000" w:rsidR="00000000" w:rsidRPr="00000000">
        <w:rPr>
          <w:rtl w:val="0"/>
        </w:rPr>
        <w:t xml:space="preserve">xbar = mu</w:t>
      </w:r>
    </w:p>
    <w:p w:rsidR="00000000" w:rsidDel="00000000" w:rsidP="00000000" w:rsidRDefault="00000000" w:rsidRPr="00000000" w14:paraId="000005C1">
      <w:pPr>
        <w:widowControl w:val="0"/>
        <w:rPr/>
      </w:pPr>
      <w:r w:rsidDel="00000000" w:rsidR="00000000" w:rsidRPr="00000000">
        <w:rPr>
          <w:rtl w:val="0"/>
        </w:rPr>
      </w:r>
    </w:p>
    <w:p w:rsidR="00000000" w:rsidDel="00000000" w:rsidP="00000000" w:rsidRDefault="00000000" w:rsidRPr="00000000" w14:paraId="000005C2">
      <w:pPr>
        <w:widowControl w:val="0"/>
        <w:rPr/>
      </w:pPr>
      <w:r w:rsidDel="00000000" w:rsidR="00000000" w:rsidRPr="00000000">
        <w:rPr>
          <w:rtl w:val="0"/>
        </w:rPr>
        <w:t xml:space="preserve">And the standard deviation of the sample is equal to:</w:t>
      </w:r>
    </w:p>
    <w:p w:rsidR="00000000" w:rsidDel="00000000" w:rsidP="00000000" w:rsidRDefault="00000000" w:rsidRPr="00000000" w14:paraId="000005C3">
      <w:pPr>
        <w:widowControl w:val="0"/>
        <w:rPr/>
      </w:pPr>
      <w:r w:rsidDel="00000000" w:rsidR="00000000" w:rsidRPr="00000000">
        <w:rPr>
          <w:rtl w:val="0"/>
        </w:rPr>
      </w:r>
    </w:p>
    <w:p w:rsidR="00000000" w:rsidDel="00000000" w:rsidP="00000000" w:rsidRDefault="00000000" w:rsidRPr="00000000" w14:paraId="000005C4">
      <w:pPr>
        <w:widowControl w:val="0"/>
        <w:rPr/>
      </w:pPr>
      <w:r w:rsidDel="00000000" w:rsidR="00000000" w:rsidRPr="00000000">
        <w:rPr>
          <w:rtl w:val="0"/>
        </w:rPr>
        <w:t xml:space="preserve">sigma / squareroot(n)</w:t>
      </w:r>
    </w:p>
    <w:p w:rsidR="00000000" w:rsidDel="00000000" w:rsidP="00000000" w:rsidRDefault="00000000" w:rsidRPr="00000000" w14:paraId="000005C5">
      <w:pPr>
        <w:widowControl w:val="0"/>
        <w:rPr/>
      </w:pPr>
      <w:r w:rsidDel="00000000" w:rsidR="00000000" w:rsidRPr="00000000">
        <w:rPr>
          <w:rtl w:val="0"/>
        </w:rPr>
      </w:r>
    </w:p>
    <w:p w:rsidR="00000000" w:rsidDel="00000000" w:rsidP="00000000" w:rsidRDefault="00000000" w:rsidRPr="00000000" w14:paraId="000005C6">
      <w:pPr>
        <w:widowControl w:val="0"/>
        <w:rPr/>
      </w:pPr>
      <w:r w:rsidDel="00000000" w:rsidR="00000000" w:rsidRPr="00000000">
        <w:rPr/>
        <w:drawing>
          <wp:inline distB="114300" distT="114300" distL="114300" distR="114300">
            <wp:extent cx="4352925" cy="723900"/>
            <wp:effectExtent b="0" l="0" r="0" t="0"/>
            <wp:docPr id="56" name="image53.png"/>
            <a:graphic>
              <a:graphicData uri="http://schemas.openxmlformats.org/drawingml/2006/picture">
                <pic:pic>
                  <pic:nvPicPr>
                    <pic:cNvPr id="0" name="image53.png"/>
                    <pic:cNvPicPr preferRelativeResize="0"/>
                  </pic:nvPicPr>
                  <pic:blipFill>
                    <a:blip r:embed="rId74"/>
                    <a:srcRect b="0" l="0" r="0" t="0"/>
                    <a:stretch>
                      <a:fillRect/>
                    </a:stretch>
                  </pic:blipFill>
                  <pic:spPr>
                    <a:xfrm>
                      <a:off x="0" y="0"/>
                      <a:ext cx="435292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5C7">
      <w:pPr>
        <w:widowControl w:val="0"/>
        <w:rPr/>
      </w:pPr>
      <w:r w:rsidDel="00000000" w:rsidR="00000000" w:rsidRPr="00000000">
        <w:rPr>
          <w:rtl w:val="0"/>
        </w:rPr>
        <w:t xml:space="preserve">The standard deviation of the sample is also referred to as “Standard Error (SE)”.</w:t>
      </w:r>
    </w:p>
    <w:p w:rsidR="00000000" w:rsidDel="00000000" w:rsidP="00000000" w:rsidRDefault="00000000" w:rsidRPr="00000000" w14:paraId="000005C8">
      <w:pPr>
        <w:widowControl w:val="0"/>
        <w:rPr/>
      </w:pPr>
      <w:r w:rsidDel="00000000" w:rsidR="00000000" w:rsidRPr="00000000">
        <w:rPr>
          <w:rtl w:val="0"/>
        </w:rPr>
      </w:r>
    </w:p>
    <w:p w:rsidR="00000000" w:rsidDel="00000000" w:rsidP="00000000" w:rsidRDefault="00000000" w:rsidRPr="00000000" w14:paraId="000005C9">
      <w:pPr>
        <w:pStyle w:val="Heading3"/>
        <w:widowControl w:val="0"/>
        <w:rPr/>
      </w:pPr>
      <w:bookmarkStart w:colFirst="0" w:colLast="0" w:name="_euhsrdcoo3w6" w:id="112"/>
      <w:bookmarkEnd w:id="112"/>
      <w:r w:rsidDel="00000000" w:rsidR="00000000" w:rsidRPr="00000000">
        <w:rPr>
          <w:rtl w:val="0"/>
        </w:rPr>
        <w:t xml:space="preserve">More on mean of the sampling being equal to the mean of the population</w:t>
      </w:r>
    </w:p>
    <w:p w:rsidR="00000000" w:rsidDel="00000000" w:rsidP="00000000" w:rsidRDefault="00000000" w:rsidRPr="00000000" w14:paraId="000005CA">
      <w:pPr>
        <w:widowControl w:val="0"/>
        <w:rPr/>
      </w:pPr>
      <w:r w:rsidDel="00000000" w:rsidR="00000000" w:rsidRPr="00000000">
        <w:rPr>
          <w:rtl w:val="0"/>
        </w:rPr>
        <w:t xml:space="preserve">This statement can lead to wrong assumptions - since the mean of the sample typically is not equal to the mean of the population </w:t>
      </w:r>
      <w:r w:rsidDel="00000000" w:rsidR="00000000" w:rsidRPr="00000000">
        <w:rPr>
          <w:i w:val="1"/>
          <w:rtl w:val="0"/>
        </w:rPr>
        <w:t xml:space="preserve">unless</w:t>
      </w:r>
      <w:r w:rsidDel="00000000" w:rsidR="00000000" w:rsidRPr="00000000">
        <w:rPr>
          <w:rtl w:val="0"/>
        </w:rPr>
        <w:t xml:space="preserve"> samples are taken listing all the possible samples over the population (that being, combinations).</w:t>
      </w:r>
    </w:p>
    <w:p w:rsidR="00000000" w:rsidDel="00000000" w:rsidP="00000000" w:rsidRDefault="00000000" w:rsidRPr="00000000" w14:paraId="000005CB">
      <w:pPr>
        <w:widowControl w:val="0"/>
        <w:rPr/>
      </w:pPr>
      <w:r w:rsidDel="00000000" w:rsidR="00000000" w:rsidRPr="00000000">
        <w:rPr>
          <w:rtl w:val="0"/>
        </w:rPr>
      </w:r>
    </w:p>
    <w:p w:rsidR="00000000" w:rsidDel="00000000" w:rsidP="00000000" w:rsidRDefault="00000000" w:rsidRPr="00000000" w14:paraId="000005CC">
      <w:pPr>
        <w:widowControl w:val="0"/>
        <w:rPr/>
      </w:pPr>
      <w:r w:rsidDel="00000000" w:rsidR="00000000" w:rsidRPr="00000000">
        <w:rPr>
          <w:rtl w:val="0"/>
        </w:rPr>
        <w:t xml:space="preserve">The idea is that when you think of taking a sample, there are a large number of possible samples, from which you will choose just one. However, you need to imagine having all the samples available, and knowing the mean of each one. This list of all the possible sample means makes up the distribution of the sampling means (aka “the sampling distribution of the means”). Now, this distribution itself has a mean, which is how we get the somewhat confusing phrase “mean of … means.”</w:t>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5CD">
      <w:pPr>
        <w:widowControl w:val="0"/>
        <w:rPr/>
      </w:pPr>
      <w:r w:rsidDel="00000000" w:rsidR="00000000" w:rsidRPr="00000000">
        <w:rPr>
          <w:rtl w:val="0"/>
        </w:rPr>
      </w:r>
    </w:p>
    <w:p w:rsidR="00000000" w:rsidDel="00000000" w:rsidP="00000000" w:rsidRDefault="00000000" w:rsidRPr="00000000" w14:paraId="000005CE">
      <w:pPr>
        <w:widowControl w:val="0"/>
        <w:rPr/>
      </w:pPr>
      <w:r w:rsidDel="00000000" w:rsidR="00000000" w:rsidRPr="00000000">
        <w:rPr>
          <w:rtl w:val="0"/>
        </w:rPr>
        <w:t xml:space="preserve">So, while the mean of one sample is an estimate of the population mean and rarely equal to it, the mean of (all the means of all the possible samples), is exactly equal to the population mean. This is the basis of an important result in statistical theory, that the sample mean is an unbiased estimator of the population mean.</w:t>
      </w:r>
    </w:p>
    <w:p w:rsidR="00000000" w:rsidDel="00000000" w:rsidP="00000000" w:rsidRDefault="00000000" w:rsidRPr="00000000" w14:paraId="000005CF">
      <w:pPr>
        <w:widowControl w:val="0"/>
        <w:rPr/>
      </w:pPr>
      <w:r w:rsidDel="00000000" w:rsidR="00000000" w:rsidRPr="00000000">
        <w:rPr>
          <w:rtl w:val="0"/>
        </w:rPr>
      </w:r>
    </w:p>
    <w:p w:rsidR="00000000" w:rsidDel="00000000" w:rsidP="00000000" w:rsidRDefault="00000000" w:rsidRPr="00000000" w14:paraId="000005D0">
      <w:pPr>
        <w:pStyle w:val="Heading3"/>
        <w:widowControl w:val="0"/>
        <w:rPr/>
      </w:pPr>
      <w:bookmarkStart w:colFirst="0" w:colLast="0" w:name="_q77ouk3bo6cz" w:id="113"/>
      <w:bookmarkEnd w:id="113"/>
      <w:r w:rsidDel="00000000" w:rsidR="00000000" w:rsidRPr="00000000">
        <w:rPr>
          <w:rtl w:val="0"/>
        </w:rPr>
        <w:t xml:space="preserve">Finite Population Correction Factor (FPC)</w:t>
      </w:r>
    </w:p>
    <w:p w:rsidR="00000000" w:rsidDel="00000000" w:rsidP="00000000" w:rsidRDefault="00000000" w:rsidRPr="00000000" w14:paraId="000005D1">
      <w:pPr>
        <w:widowControl w:val="0"/>
        <w:rPr/>
      </w:pPr>
      <w:r w:rsidDel="00000000" w:rsidR="00000000" w:rsidRPr="00000000">
        <w:rPr>
          <w:rtl w:val="0"/>
        </w:rPr>
      </w:r>
    </w:p>
    <w:p w:rsidR="00000000" w:rsidDel="00000000" w:rsidP="00000000" w:rsidRDefault="00000000" w:rsidRPr="00000000" w14:paraId="000005D2">
      <w:pPr>
        <w:widowControl w:val="0"/>
        <w:rPr/>
      </w:pPr>
      <w:r w:rsidDel="00000000" w:rsidR="00000000" w:rsidRPr="00000000">
        <w:rPr>
          <w:rtl w:val="0"/>
        </w:rPr>
        <w:t xml:space="preserve">FPC is used to adjust sampling bias whenever sampling is done without replacement and over more than the 5% of a finite population (both frequent real case scenarios).</w:t>
        <w:br w:type="textWrapping"/>
        <w:br w:type="textWrapping"/>
        <w:t xml:space="preserve">Example: you have to apply FPC if picking 600 people (&gt;5%) from a city telephone address book of 10’000 members (population is finite and whenever a person is picked from the list, can’t be picked again).</w:t>
      </w:r>
    </w:p>
    <w:p w:rsidR="00000000" w:rsidDel="00000000" w:rsidP="00000000" w:rsidRDefault="00000000" w:rsidRPr="00000000" w14:paraId="000005D3">
      <w:pPr>
        <w:widowControl w:val="0"/>
        <w:rPr/>
      </w:pPr>
      <w:r w:rsidDel="00000000" w:rsidR="00000000" w:rsidRPr="00000000">
        <w:rPr>
          <w:rtl w:val="0"/>
        </w:rPr>
      </w:r>
    </w:p>
    <w:p w:rsidR="00000000" w:rsidDel="00000000" w:rsidP="00000000" w:rsidRDefault="00000000" w:rsidRPr="00000000" w14:paraId="000005D4">
      <w:pPr>
        <w:widowControl w:val="0"/>
        <w:rPr/>
      </w:pPr>
      <w:r w:rsidDel="00000000" w:rsidR="00000000" w:rsidRPr="00000000">
        <w:rPr>
          <w:rFonts w:ascii="Arial Unicode MS" w:cs="Arial Unicode MS" w:eastAsia="Arial Unicode MS" w:hAnsi="Arial Unicode MS"/>
          <w:rtl w:val="0"/>
        </w:rPr>
        <w:t xml:space="preserve">FPC = √(N-n) / (N-1)</w:t>
      </w:r>
    </w:p>
    <w:p w:rsidR="00000000" w:rsidDel="00000000" w:rsidP="00000000" w:rsidRDefault="00000000" w:rsidRPr="00000000" w14:paraId="000005D5">
      <w:pPr>
        <w:widowControl w:val="0"/>
        <w:rPr/>
      </w:pPr>
      <w:r w:rsidDel="00000000" w:rsidR="00000000" w:rsidRPr="00000000">
        <w:rPr>
          <w:rtl w:val="0"/>
        </w:rPr>
      </w:r>
    </w:p>
    <w:p w:rsidR="00000000" w:rsidDel="00000000" w:rsidP="00000000" w:rsidRDefault="00000000" w:rsidRPr="00000000" w14:paraId="000005D6">
      <w:pPr>
        <w:widowControl w:val="0"/>
        <w:rPr/>
      </w:pPr>
      <w:r w:rsidDel="00000000" w:rsidR="00000000" w:rsidRPr="00000000">
        <w:rPr>
          <w:rtl w:val="0"/>
        </w:rPr>
        <w:t xml:space="preserve">To apply a finite population correction, simply multiply it by the standard error that you would have originally used.</w:t>
      </w:r>
    </w:p>
    <w:p w:rsidR="00000000" w:rsidDel="00000000" w:rsidP="00000000" w:rsidRDefault="00000000" w:rsidRPr="00000000" w14:paraId="000005D7">
      <w:pPr>
        <w:widowControl w:val="0"/>
        <w:rPr/>
      </w:pPr>
      <w:r w:rsidDel="00000000" w:rsidR="00000000" w:rsidRPr="00000000">
        <w:rPr>
          <w:rtl w:val="0"/>
        </w:rPr>
      </w:r>
    </w:p>
    <w:p w:rsidR="00000000" w:rsidDel="00000000" w:rsidP="00000000" w:rsidRDefault="00000000" w:rsidRPr="00000000" w14:paraId="000005D8">
      <w:pPr>
        <w:widowControl w:val="0"/>
        <w:rPr/>
      </w:pPr>
      <w:r w:rsidDel="00000000" w:rsidR="00000000" w:rsidRPr="00000000">
        <w:rPr>
          <w:rtl w:val="0"/>
        </w:rPr>
        <w:t xml:space="preserve">For example, the standard error of a mean is calculated as:</w:t>
      </w:r>
    </w:p>
    <w:p w:rsidR="00000000" w:rsidDel="00000000" w:rsidP="00000000" w:rsidRDefault="00000000" w:rsidRPr="00000000" w14:paraId="000005D9">
      <w:pPr>
        <w:widowControl w:val="0"/>
        <w:rPr/>
      </w:pPr>
      <w:r w:rsidDel="00000000" w:rsidR="00000000" w:rsidRPr="00000000">
        <w:rPr>
          <w:rtl w:val="0"/>
        </w:rPr>
      </w:r>
    </w:p>
    <w:p w:rsidR="00000000" w:rsidDel="00000000" w:rsidP="00000000" w:rsidRDefault="00000000" w:rsidRPr="00000000" w14:paraId="000005DA">
      <w:pPr>
        <w:widowControl w:val="0"/>
        <w:rPr/>
      </w:pPr>
      <w:r w:rsidDel="00000000" w:rsidR="00000000" w:rsidRPr="00000000">
        <w:rPr>
          <w:rFonts w:ascii="Arial Unicode MS" w:cs="Arial Unicode MS" w:eastAsia="Arial Unicode MS" w:hAnsi="Arial Unicode MS"/>
          <w:rtl w:val="0"/>
        </w:rPr>
        <w:t xml:space="preserve">Standard error of mean: s / √n</w:t>
      </w:r>
    </w:p>
    <w:p w:rsidR="00000000" w:rsidDel="00000000" w:rsidP="00000000" w:rsidRDefault="00000000" w:rsidRPr="00000000" w14:paraId="000005DB">
      <w:pPr>
        <w:widowControl w:val="0"/>
        <w:rPr/>
      </w:pPr>
      <w:r w:rsidDel="00000000" w:rsidR="00000000" w:rsidRPr="00000000">
        <w:rPr>
          <w:rtl w:val="0"/>
        </w:rPr>
      </w:r>
    </w:p>
    <w:p w:rsidR="00000000" w:rsidDel="00000000" w:rsidP="00000000" w:rsidRDefault="00000000" w:rsidRPr="00000000" w14:paraId="000005DC">
      <w:pPr>
        <w:widowControl w:val="0"/>
        <w:rPr/>
      </w:pPr>
      <w:r w:rsidDel="00000000" w:rsidR="00000000" w:rsidRPr="00000000">
        <w:rPr>
          <w:rtl w:val="0"/>
        </w:rPr>
        <w:t xml:space="preserve">By applying the finite population correction, the formula becomes:</w:t>
      </w:r>
    </w:p>
    <w:p w:rsidR="00000000" w:rsidDel="00000000" w:rsidP="00000000" w:rsidRDefault="00000000" w:rsidRPr="00000000" w14:paraId="000005DD">
      <w:pPr>
        <w:widowControl w:val="0"/>
        <w:rPr/>
      </w:pPr>
      <w:r w:rsidDel="00000000" w:rsidR="00000000" w:rsidRPr="00000000">
        <w:rPr>
          <w:rtl w:val="0"/>
        </w:rPr>
      </w:r>
    </w:p>
    <w:p w:rsidR="00000000" w:rsidDel="00000000" w:rsidP="00000000" w:rsidRDefault="00000000" w:rsidRPr="00000000" w14:paraId="000005DE">
      <w:pPr>
        <w:widowControl w:val="0"/>
        <w:rPr/>
      </w:pPr>
      <w:r w:rsidDel="00000000" w:rsidR="00000000" w:rsidRPr="00000000">
        <w:rPr>
          <w:rFonts w:ascii="Arial Unicode MS" w:cs="Arial Unicode MS" w:eastAsia="Arial Unicode MS" w:hAnsi="Arial Unicode MS"/>
          <w:rtl w:val="0"/>
        </w:rPr>
        <w:t xml:space="preserve">Standard error of mean: s / √n * √(N-n) / (N-1)</w:t>
      </w:r>
    </w:p>
    <w:p w:rsidR="00000000" w:rsidDel="00000000" w:rsidP="00000000" w:rsidRDefault="00000000" w:rsidRPr="00000000" w14:paraId="000005DF">
      <w:pPr>
        <w:pStyle w:val="Heading2"/>
        <w:widowControl w:val="0"/>
        <w:rPr/>
      </w:pPr>
      <w:bookmarkStart w:colFirst="0" w:colLast="0" w:name="_cwb2y0l1g8ck" w:id="114"/>
      <w:bookmarkEnd w:id="114"/>
      <w:r w:rsidDel="00000000" w:rsidR="00000000" w:rsidRPr="00000000">
        <w:rPr>
          <w:rtl w:val="0"/>
        </w:rPr>
        <w:t xml:space="preserve">The Student's T-Distribution</w:t>
      </w:r>
    </w:p>
    <w:p w:rsidR="00000000" w:rsidDel="00000000" w:rsidP="00000000" w:rsidRDefault="00000000" w:rsidRPr="00000000" w14:paraId="000005E0">
      <w:pPr>
        <w:rPr/>
      </w:pPr>
      <w:r w:rsidDel="00000000" w:rsidR="00000000" w:rsidRPr="00000000">
        <w:rPr>
          <w:rtl w:val="0"/>
        </w:rPr>
        <w:t xml:space="preserve">Student's t-distribution a family of continuous probability distributions that arise when estimating the mean of a normally distributed population in situations where the sample size is small and the population's standard deviation is unknown. </w:t>
      </w:r>
    </w:p>
    <w:p w:rsidR="00000000" w:rsidDel="00000000" w:rsidP="00000000" w:rsidRDefault="00000000" w:rsidRPr="00000000" w14:paraId="000005E1">
      <w:pPr>
        <w:rPr/>
      </w:pPr>
      <w:r w:rsidDel="00000000" w:rsidR="00000000" w:rsidRPr="00000000">
        <w:rPr>
          <w:rtl w:val="0"/>
        </w:rPr>
      </w:r>
    </w:p>
    <w:p w:rsidR="00000000" w:rsidDel="00000000" w:rsidP="00000000" w:rsidRDefault="00000000" w:rsidRPr="00000000" w14:paraId="000005E2">
      <w:pPr>
        <w:rPr/>
      </w:pPr>
      <w:r w:rsidDel="00000000" w:rsidR="00000000" w:rsidRPr="00000000">
        <w:rPr/>
        <w:drawing>
          <wp:inline distB="114300" distT="114300" distL="114300" distR="114300">
            <wp:extent cx="2819400" cy="1619250"/>
            <wp:effectExtent b="0" l="0" r="0" t="0"/>
            <wp:docPr id="2" name="image17.png"/>
            <a:graphic>
              <a:graphicData uri="http://schemas.openxmlformats.org/drawingml/2006/picture">
                <pic:pic>
                  <pic:nvPicPr>
                    <pic:cNvPr id="0" name="image17.png"/>
                    <pic:cNvPicPr preferRelativeResize="0"/>
                  </pic:nvPicPr>
                  <pic:blipFill>
                    <a:blip r:embed="rId75"/>
                    <a:srcRect b="0" l="0" r="0" t="0"/>
                    <a:stretch>
                      <a:fillRect/>
                    </a:stretch>
                  </pic:blipFill>
                  <pic:spPr>
                    <a:xfrm>
                      <a:off x="0" y="0"/>
                      <a:ext cx="281940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5E3">
      <w:pPr>
        <w:rPr/>
      </w:pPr>
      <w:r w:rsidDel="00000000" w:rsidR="00000000" w:rsidRPr="00000000">
        <w:rPr>
          <w:rtl w:val="0"/>
        </w:rPr>
      </w:r>
    </w:p>
    <w:p w:rsidR="00000000" w:rsidDel="00000000" w:rsidP="00000000" w:rsidRDefault="00000000" w:rsidRPr="00000000" w14:paraId="000005E4">
      <w:pPr>
        <w:rPr/>
      </w:pPr>
      <w:r w:rsidDel="00000000" w:rsidR="00000000" w:rsidRPr="00000000">
        <w:rPr>
          <w:rFonts w:ascii="Arial Unicode MS" w:cs="Arial Unicode MS" w:eastAsia="Arial Unicode MS" w:hAnsi="Arial Unicode MS"/>
          <w:rtl w:val="0"/>
        </w:rPr>
        <w:t xml:space="preserve">t = (x̄ – μ) / (s/√n)</w:t>
      </w:r>
    </w:p>
    <w:p w:rsidR="00000000" w:rsidDel="00000000" w:rsidP="00000000" w:rsidRDefault="00000000" w:rsidRPr="00000000" w14:paraId="000005E5">
      <w:pPr>
        <w:rPr/>
      </w:pPr>
      <w:r w:rsidDel="00000000" w:rsidR="00000000" w:rsidRPr="00000000">
        <w:rPr>
          <w:rtl w:val="0"/>
        </w:rPr>
      </w:r>
    </w:p>
    <w:p w:rsidR="00000000" w:rsidDel="00000000" w:rsidP="00000000" w:rsidRDefault="00000000" w:rsidRPr="00000000" w14:paraId="000005E6">
      <w:pPr>
        <w:rPr/>
      </w:pPr>
      <w:r w:rsidDel="00000000" w:rsidR="00000000" w:rsidRPr="00000000">
        <w:rPr>
          <w:rtl w:val="0"/>
        </w:rPr>
        <w:t xml:space="preserve">Where,</w:t>
      </w:r>
    </w:p>
    <w:p w:rsidR="00000000" w:rsidDel="00000000" w:rsidP="00000000" w:rsidRDefault="00000000" w:rsidRPr="00000000" w14:paraId="000005E7">
      <w:pPr>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t xml:space="preserve">x̄ is the sample mean</w:t>
      </w:r>
    </w:p>
    <w:p w:rsidR="00000000" w:rsidDel="00000000" w:rsidP="00000000" w:rsidRDefault="00000000" w:rsidRPr="00000000" w14:paraId="000005E9">
      <w:pPr>
        <w:rPr/>
      </w:pPr>
      <w:r w:rsidDel="00000000" w:rsidR="00000000" w:rsidRPr="00000000">
        <w:rPr>
          <w:rtl w:val="0"/>
        </w:rPr>
        <w:t xml:space="preserve">μ is the population mean</w:t>
      </w:r>
    </w:p>
    <w:p w:rsidR="00000000" w:rsidDel="00000000" w:rsidP="00000000" w:rsidRDefault="00000000" w:rsidRPr="00000000" w14:paraId="000005EA">
      <w:pPr>
        <w:rPr/>
      </w:pPr>
      <w:r w:rsidDel="00000000" w:rsidR="00000000" w:rsidRPr="00000000">
        <w:rPr>
          <w:rtl w:val="0"/>
        </w:rPr>
        <w:t xml:space="preserve">s is the standard deviation</w:t>
      </w:r>
    </w:p>
    <w:p w:rsidR="00000000" w:rsidDel="00000000" w:rsidP="00000000" w:rsidRDefault="00000000" w:rsidRPr="00000000" w14:paraId="000005EB">
      <w:pPr>
        <w:rPr/>
      </w:pPr>
      <w:r w:rsidDel="00000000" w:rsidR="00000000" w:rsidRPr="00000000">
        <w:rPr>
          <w:rtl w:val="0"/>
        </w:rPr>
        <w:t xml:space="preserve">n is the size of the given sample</w:t>
      </w:r>
    </w:p>
    <w:p w:rsidR="00000000" w:rsidDel="00000000" w:rsidP="00000000" w:rsidRDefault="00000000" w:rsidRPr="00000000" w14:paraId="000005EC">
      <w:pPr>
        <w:rPr/>
      </w:pPr>
      <w:r w:rsidDel="00000000" w:rsidR="00000000" w:rsidRPr="00000000">
        <w:rPr>
          <w:rtl w:val="0"/>
        </w:rPr>
      </w:r>
    </w:p>
    <w:p w:rsidR="00000000" w:rsidDel="00000000" w:rsidP="00000000" w:rsidRDefault="00000000" w:rsidRPr="00000000" w14:paraId="000005ED">
      <w:pPr>
        <w:pStyle w:val="Heading3"/>
        <w:rPr/>
      </w:pPr>
      <w:bookmarkStart w:colFirst="0" w:colLast="0" w:name="_ieqedfxopfkr" w:id="115"/>
      <w:bookmarkEnd w:id="115"/>
      <w:r w:rsidDel="00000000" w:rsidR="00000000" w:rsidRPr="00000000">
        <w:rPr>
          <w:rtl w:val="0"/>
        </w:rPr>
        <w:t xml:space="preserve">Degrees of freedom (DF)</w:t>
      </w:r>
    </w:p>
    <w:p w:rsidR="00000000" w:rsidDel="00000000" w:rsidP="00000000" w:rsidRDefault="00000000" w:rsidRPr="00000000" w14:paraId="000005EE">
      <w:pPr>
        <w:rPr/>
      </w:pPr>
      <w:r w:rsidDel="00000000" w:rsidR="00000000" w:rsidRPr="00000000">
        <w:rPr>
          <w:rtl w:val="0"/>
        </w:rPr>
        <w:t xml:space="preserve">The number of degrees of freedom is the number of values in the final calculation of a statistic that are free to vary (independent, known, available data).</w:t>
      </w:r>
    </w:p>
    <w:p w:rsidR="00000000" w:rsidDel="00000000" w:rsidP="00000000" w:rsidRDefault="00000000" w:rsidRPr="00000000" w14:paraId="000005EF">
      <w:pPr>
        <w:rPr/>
      </w:pPr>
      <w:r w:rsidDel="00000000" w:rsidR="00000000" w:rsidRPr="00000000">
        <w:rPr>
          <w:rtl w:val="0"/>
        </w:rPr>
      </w:r>
    </w:p>
    <w:p w:rsidR="00000000" w:rsidDel="00000000" w:rsidP="00000000" w:rsidRDefault="00000000" w:rsidRPr="00000000" w14:paraId="000005F0">
      <w:pPr>
        <w:rPr/>
      </w:pPr>
      <w:r w:rsidDel="00000000" w:rsidR="00000000" w:rsidRPr="00000000">
        <w:rPr>
          <w:rtl w:val="0"/>
        </w:rPr>
        <w:t xml:space="preserve">Degrees of freedom (DF) is equal to the size of the sample n minus 1.</w:t>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rPr/>
      </w:pPr>
      <w:r w:rsidDel="00000000" w:rsidR="00000000" w:rsidRPr="00000000">
        <w:rPr>
          <w:rtl w:val="0"/>
        </w:rPr>
        <w:t xml:space="preserve">DF = n - 1</w:t>
      </w:r>
    </w:p>
    <w:p w:rsidR="00000000" w:rsidDel="00000000" w:rsidP="00000000" w:rsidRDefault="00000000" w:rsidRPr="00000000" w14:paraId="000005F3">
      <w:pPr>
        <w:rPr/>
      </w:pPr>
      <w:r w:rsidDel="00000000" w:rsidR="00000000" w:rsidRPr="00000000">
        <w:rPr>
          <w:rtl w:val="0"/>
        </w:rPr>
      </w:r>
    </w:p>
    <w:p w:rsidR="00000000" w:rsidDel="00000000" w:rsidP="00000000" w:rsidRDefault="00000000" w:rsidRPr="00000000" w14:paraId="000005F4">
      <w:pPr>
        <w:rPr/>
      </w:pPr>
      <w:r w:rsidDel="00000000" w:rsidR="00000000" w:rsidRPr="00000000">
        <w:rPr>
          <w:rtl w:val="0"/>
        </w:rPr>
        <w:t xml:space="preserve">The explanation for this lies in the fact that the punctual features of a dataset can be computed backward knowing the global features of the dataset.</w:t>
      </w:r>
    </w:p>
    <w:p w:rsidR="00000000" w:rsidDel="00000000" w:rsidP="00000000" w:rsidRDefault="00000000" w:rsidRPr="00000000" w14:paraId="000005F5">
      <w:pPr>
        <w:rPr/>
      </w:pPr>
      <w:r w:rsidDel="00000000" w:rsidR="00000000" w:rsidRPr="00000000">
        <w:rPr>
          <w:rtl w:val="0"/>
        </w:rPr>
        <w:t xml:space="preserve">For example, having a dataset of 15 elements, and knowing the mean, we are free to delete one of these values, since knowing the mean we are able to calculate it backwards.</w:t>
      </w:r>
    </w:p>
    <w:p w:rsidR="00000000" w:rsidDel="00000000" w:rsidP="00000000" w:rsidRDefault="00000000" w:rsidRPr="00000000" w14:paraId="000005F6">
      <w:pPr>
        <w:rPr/>
      </w:pPr>
      <w:r w:rsidDel="00000000" w:rsidR="00000000" w:rsidRPr="00000000">
        <w:rPr>
          <w:rtl w:val="0"/>
        </w:rPr>
        <w:t xml:space="preserve">But what happens if, for example, we delete two values? We are able to trace the global value of the two variables but not to assign their value in a timely and independent way.</w:t>
      </w:r>
    </w:p>
    <w:p w:rsidR="00000000" w:rsidDel="00000000" w:rsidP="00000000" w:rsidRDefault="00000000" w:rsidRPr="00000000" w14:paraId="000005F7">
      <w:pPr>
        <w:rPr/>
      </w:pPr>
      <w:r w:rsidDel="00000000" w:rsidR="00000000" w:rsidRPr="00000000">
        <w:rPr>
          <w:rtl w:val="0"/>
        </w:rPr>
        <w:t xml:space="preserve">That is why DF is calculated as n - 1.</w:t>
      </w:r>
    </w:p>
    <w:p w:rsidR="00000000" w:rsidDel="00000000" w:rsidP="00000000" w:rsidRDefault="00000000" w:rsidRPr="00000000" w14:paraId="000005F8">
      <w:pPr>
        <w:rPr/>
      </w:pPr>
      <w:r w:rsidDel="00000000" w:rsidR="00000000" w:rsidRPr="00000000">
        <w:rPr>
          <w:rtl w:val="0"/>
        </w:rPr>
      </w:r>
    </w:p>
    <w:p w:rsidR="00000000" w:rsidDel="00000000" w:rsidP="00000000" w:rsidRDefault="00000000" w:rsidRPr="00000000" w14:paraId="000005F9">
      <w:pPr>
        <w:pStyle w:val="Heading3"/>
        <w:rPr/>
      </w:pPr>
      <w:bookmarkStart w:colFirst="0" w:colLast="0" w:name="_20ubmuxlyvju" w:id="116"/>
      <w:bookmarkEnd w:id="116"/>
      <w:r w:rsidDel="00000000" w:rsidR="00000000" w:rsidRPr="00000000">
        <w:rPr>
          <w:rtl w:val="0"/>
        </w:rPr>
        <w:t xml:space="preserve">T-Score</w:t>
      </w:r>
    </w:p>
    <w:p w:rsidR="00000000" w:rsidDel="00000000" w:rsidP="00000000" w:rsidRDefault="00000000" w:rsidRPr="00000000" w14:paraId="000005FA">
      <w:pPr>
        <w:rPr/>
      </w:pPr>
      <w:r w:rsidDel="00000000" w:rsidR="00000000" w:rsidRPr="00000000">
        <w:rPr>
          <w:rtl w:val="0"/>
        </w:rPr>
      </w:r>
    </w:p>
    <w:p w:rsidR="00000000" w:rsidDel="00000000" w:rsidP="00000000" w:rsidRDefault="00000000" w:rsidRPr="00000000" w14:paraId="000005FB">
      <w:pPr>
        <w:rPr/>
      </w:pPr>
      <w:r w:rsidDel="00000000" w:rsidR="00000000" w:rsidRPr="00000000">
        <w:rPr>
          <w:rtl w:val="0"/>
        </w:rPr>
        <w:t xml:space="preserve">The T-distribution (and those associated T-score values) is used in hypothesis testing</w:t>
      </w:r>
    </w:p>
    <w:p w:rsidR="00000000" w:rsidDel="00000000" w:rsidP="00000000" w:rsidRDefault="00000000" w:rsidRPr="00000000" w14:paraId="000005FC">
      <w:pPr>
        <w:rPr/>
      </w:pPr>
      <w:r w:rsidDel="00000000" w:rsidR="00000000" w:rsidRPr="00000000">
        <w:rPr>
          <w:rtl w:val="0"/>
        </w:rPr>
        <w:t xml:space="preserve"> when determining if one should reject or accept the null hypothesis.</w:t>
      </w:r>
    </w:p>
    <w:p w:rsidR="00000000" w:rsidDel="00000000" w:rsidP="00000000" w:rsidRDefault="00000000" w:rsidRPr="00000000" w14:paraId="000005FD">
      <w:pPr>
        <w:rPr/>
      </w:pPr>
      <w:r w:rsidDel="00000000" w:rsidR="00000000" w:rsidRPr="00000000">
        <w:rPr>
          <w:rtl w:val="0"/>
        </w:rPr>
        <w:br w:type="textWrapping"/>
        <w:t xml:space="preserve">Values of T-score have to be compared to the T-table with a process similar to the Z-scores</w:t>
        <w:br w:type="textWrapping"/>
      </w:r>
    </w:p>
    <w:p w:rsidR="00000000" w:rsidDel="00000000" w:rsidP="00000000" w:rsidRDefault="00000000" w:rsidRPr="00000000" w14:paraId="000005FE">
      <w:pPr>
        <w:rPr/>
      </w:pPr>
      <w:r w:rsidDel="00000000" w:rsidR="00000000" w:rsidRPr="00000000">
        <w:rPr>
          <w:rtl w:val="0"/>
        </w:rPr>
        <w:t xml:space="preserve">You can find a practical T-table here: </w:t>
      </w:r>
      <w:hyperlink r:id="rId76">
        <w:r w:rsidDel="00000000" w:rsidR="00000000" w:rsidRPr="00000000">
          <w:rPr>
            <w:color w:val="1155cc"/>
            <w:u w:val="single"/>
            <w:rtl w:val="0"/>
          </w:rPr>
          <w:t xml:space="preserve">https://www.sjsu.edu/faculty/gerstman/StatPrimer/t-table.pdf</w:t>
        </w:r>
      </w:hyperlink>
      <w:r w:rsidDel="00000000" w:rsidR="00000000" w:rsidRPr="00000000">
        <w:rPr>
          <w:rtl w:val="0"/>
        </w:rPr>
        <w:t xml:space="preserve"> </w:t>
      </w:r>
    </w:p>
    <w:p w:rsidR="00000000" w:rsidDel="00000000" w:rsidP="00000000" w:rsidRDefault="00000000" w:rsidRPr="00000000" w14:paraId="000005FF">
      <w:pPr>
        <w:rPr/>
      </w:pPr>
      <w:r w:rsidDel="00000000" w:rsidR="00000000" w:rsidRPr="00000000">
        <w:rPr>
          <w:rtl w:val="0"/>
        </w:rPr>
      </w:r>
    </w:p>
    <w:p w:rsidR="00000000" w:rsidDel="00000000" w:rsidP="00000000" w:rsidRDefault="00000000" w:rsidRPr="00000000" w14:paraId="00000600">
      <w:pPr>
        <w:rPr/>
      </w:pPr>
      <w:r w:rsidDel="00000000" w:rsidR="00000000" w:rsidRPr="00000000">
        <w:rPr>
          <w:rtl w:val="0"/>
        </w:rPr>
      </w:r>
    </w:p>
    <w:p w:rsidR="00000000" w:rsidDel="00000000" w:rsidP="00000000" w:rsidRDefault="00000000" w:rsidRPr="00000000" w14:paraId="00000601">
      <w:pPr>
        <w:pStyle w:val="Heading3"/>
        <w:rPr/>
      </w:pPr>
      <w:bookmarkStart w:colFirst="0" w:colLast="0" w:name="_i47xiq8if881" w:id="117"/>
      <w:bookmarkEnd w:id="117"/>
      <w:r w:rsidDel="00000000" w:rsidR="00000000" w:rsidRPr="00000000">
        <w:rPr>
          <w:rtl w:val="0"/>
        </w:rPr>
        <w:t xml:space="preserve">Why “Student Distribution”?</w:t>
      </w:r>
    </w:p>
    <w:p w:rsidR="00000000" w:rsidDel="00000000" w:rsidP="00000000" w:rsidRDefault="00000000" w:rsidRPr="00000000" w14:paraId="00000602">
      <w:pPr>
        <w:rPr/>
      </w:pPr>
      <w:r w:rsidDel="00000000" w:rsidR="00000000" w:rsidRPr="00000000">
        <w:rPr>
          <w:rtl w:val="0"/>
        </w:rPr>
        <w:t xml:space="preserve">The t-distribution was developed by English statistician William Sealy Gosset. </w:t>
      </w:r>
    </w:p>
    <w:p w:rsidR="00000000" w:rsidDel="00000000" w:rsidP="00000000" w:rsidRDefault="00000000" w:rsidRPr="00000000" w14:paraId="00000603">
      <w:pPr>
        <w:rPr/>
      </w:pPr>
      <w:r w:rsidDel="00000000" w:rsidR="00000000" w:rsidRPr="00000000">
        <w:rPr>
          <w:rtl w:val="0"/>
        </w:rPr>
      </w:r>
    </w:p>
    <w:p w:rsidR="00000000" w:rsidDel="00000000" w:rsidP="00000000" w:rsidRDefault="00000000" w:rsidRPr="00000000" w14:paraId="00000604">
      <w:pPr>
        <w:rPr/>
      </w:pPr>
      <w:r w:rsidDel="00000000" w:rsidR="00000000" w:rsidRPr="00000000">
        <w:rPr>
          <w:rtl w:val="0"/>
        </w:rPr>
        <w:t xml:space="preserve">At the time (1912) he published more than 20 academic papers, mostly using the pseudonym “Student”.</w:t>
      </w:r>
    </w:p>
    <w:p w:rsidR="00000000" w:rsidDel="00000000" w:rsidP="00000000" w:rsidRDefault="00000000" w:rsidRPr="00000000" w14:paraId="00000605">
      <w:pPr>
        <w:rPr/>
      </w:pPr>
      <w:r w:rsidDel="00000000" w:rsidR="00000000" w:rsidRPr="00000000">
        <w:rPr>
          <w:rtl w:val="0"/>
        </w:rPr>
      </w:r>
    </w:p>
    <w:p w:rsidR="00000000" w:rsidDel="00000000" w:rsidP="00000000" w:rsidRDefault="00000000" w:rsidRPr="00000000" w14:paraId="00000606">
      <w:pPr>
        <w:rPr/>
      </w:pPr>
      <w:r w:rsidDel="00000000" w:rsidR="00000000" w:rsidRPr="00000000">
        <w:rPr>
          <w:rtl w:val="0"/>
        </w:rPr>
        <w:t xml:space="preserve">The t-distribution was originally called “Test of statistical significance” or “Student’s z” (for its similarity to Z distribution).</w:t>
      </w:r>
    </w:p>
    <w:p w:rsidR="00000000" w:rsidDel="00000000" w:rsidP="00000000" w:rsidRDefault="00000000" w:rsidRPr="00000000" w14:paraId="00000607">
      <w:pPr>
        <w:rPr/>
      </w:pPr>
      <w:r w:rsidDel="00000000" w:rsidR="00000000" w:rsidRPr="00000000">
        <w:rPr>
          <w:rtl w:val="0"/>
        </w:rPr>
      </w:r>
    </w:p>
    <w:p w:rsidR="00000000" w:rsidDel="00000000" w:rsidP="00000000" w:rsidRDefault="00000000" w:rsidRPr="00000000" w14:paraId="00000608">
      <w:pPr>
        <w:rPr/>
      </w:pPr>
      <w:r w:rsidDel="00000000" w:rsidR="00000000" w:rsidRPr="00000000">
        <w:rPr>
          <w:rtl w:val="0"/>
        </w:rPr>
        <w:t xml:space="preserve">In the end he could have called it “Gosset distribution”, but he passed to history as “Student”. </w:t>
      </w:r>
    </w:p>
    <w:p w:rsidR="00000000" w:rsidDel="00000000" w:rsidP="00000000" w:rsidRDefault="00000000" w:rsidRPr="00000000" w14:paraId="00000609">
      <w:pPr>
        <w:rPr/>
      </w:pPr>
      <w:r w:rsidDel="00000000" w:rsidR="00000000" w:rsidRPr="00000000">
        <w:rPr>
          <w:rtl w:val="0"/>
        </w:rPr>
      </w:r>
    </w:p>
    <w:p w:rsidR="00000000" w:rsidDel="00000000" w:rsidP="00000000" w:rsidRDefault="00000000" w:rsidRPr="00000000" w14:paraId="0000060A">
      <w:pPr>
        <w:pStyle w:val="Heading3"/>
        <w:rPr/>
      </w:pPr>
      <w:bookmarkStart w:colFirst="0" w:colLast="0" w:name="_fxbr9txd8sx3" w:id="118"/>
      <w:bookmarkEnd w:id="118"/>
      <w:r w:rsidDel="00000000" w:rsidR="00000000" w:rsidRPr="00000000">
        <w:rPr>
          <w:rtl w:val="0"/>
        </w:rPr>
        <w:t xml:space="preserve">When to use Z or T distribution?</w:t>
      </w:r>
    </w:p>
    <w:p w:rsidR="00000000" w:rsidDel="00000000" w:rsidP="00000000" w:rsidRDefault="00000000" w:rsidRPr="00000000" w14:paraId="0000060B">
      <w:pPr>
        <w:rPr/>
      </w:pPr>
      <w:r w:rsidDel="00000000" w:rsidR="00000000" w:rsidRPr="00000000">
        <w:rPr>
          <w:rtl w:val="0"/>
        </w:rPr>
      </w:r>
    </w:p>
    <w:p w:rsidR="00000000" w:rsidDel="00000000" w:rsidP="00000000" w:rsidRDefault="00000000" w:rsidRPr="00000000" w14:paraId="0000060C">
      <w:pPr>
        <w:rPr/>
      </w:pPr>
      <w:r w:rsidDel="00000000" w:rsidR="00000000" w:rsidRPr="00000000">
        <w:rPr>
          <w:rtl w:val="0"/>
        </w:rPr>
        <w:t xml:space="preserve">If sample &lt; 30, t-distribution will provide a more accurate value.</w:t>
        <w:br w:type="textWrapping"/>
        <w:br w:type="textWrapping"/>
        <w:t xml:space="preserve">If sample &gt; 30, z-distribution will provide a more accurate one.</w:t>
      </w:r>
    </w:p>
    <w:p w:rsidR="00000000" w:rsidDel="00000000" w:rsidP="00000000" w:rsidRDefault="00000000" w:rsidRPr="00000000" w14:paraId="0000060D">
      <w:pPr>
        <w:rPr/>
      </w:pPr>
      <w:r w:rsidDel="00000000" w:rsidR="00000000" w:rsidRPr="00000000">
        <w:rPr>
          <w:rtl w:val="0"/>
        </w:rPr>
      </w:r>
    </w:p>
    <w:p w:rsidR="00000000" w:rsidDel="00000000" w:rsidP="00000000" w:rsidRDefault="00000000" w:rsidRPr="00000000" w14:paraId="0000060E">
      <w:pPr>
        <w:pStyle w:val="Heading2"/>
        <w:rPr/>
      </w:pPr>
      <w:bookmarkStart w:colFirst="0" w:colLast="0" w:name="_9tsnzwsh3t5e" w:id="119"/>
      <w:bookmarkEnd w:id="119"/>
      <w:r w:rsidDel="00000000" w:rsidR="00000000" w:rsidRPr="00000000">
        <w:rPr>
          <w:rtl w:val="0"/>
        </w:rPr>
        <w:t xml:space="preserve">Confidence interval for the mean</w:t>
      </w:r>
    </w:p>
    <w:p w:rsidR="00000000" w:rsidDel="00000000" w:rsidP="00000000" w:rsidRDefault="00000000" w:rsidRPr="00000000" w14:paraId="0000060F">
      <w:pPr>
        <w:rPr/>
      </w:pPr>
      <w:r w:rsidDel="00000000" w:rsidR="00000000" w:rsidRPr="00000000">
        <w:rPr>
          <w:rtl w:val="0"/>
        </w:rPr>
        <w:t xml:space="preserve">Estimates about the population can be made sampling from the entire population dataset.</w:t>
        <w:br w:type="textWrapping"/>
        <w:br w:type="textWrapping"/>
        <w:t xml:space="preserve">If the estimate is made from a single value, it is called a “point estimate”.</w:t>
        <w:br w:type="textWrapping"/>
        <w:br w:type="textWrapping"/>
        <w:t xml:space="preserve">If the estimate is made from a range of values where the parameter is expected to lie, it’s called an “interval estimate”.  </w:t>
      </w:r>
    </w:p>
    <w:p w:rsidR="00000000" w:rsidDel="00000000" w:rsidP="00000000" w:rsidRDefault="00000000" w:rsidRPr="00000000" w14:paraId="00000610">
      <w:pPr>
        <w:pStyle w:val="Heading3"/>
        <w:rPr/>
      </w:pPr>
      <w:bookmarkStart w:colFirst="0" w:colLast="0" w:name="_7c6k5e6b6h55" w:id="120"/>
      <w:bookmarkEnd w:id="120"/>
      <w:r w:rsidDel="00000000" w:rsidR="00000000" w:rsidRPr="00000000">
        <w:rPr>
          <w:rtl w:val="0"/>
        </w:rPr>
        <w:t xml:space="preserve">Point Estimation</w:t>
      </w:r>
    </w:p>
    <w:p w:rsidR="00000000" w:rsidDel="00000000" w:rsidP="00000000" w:rsidRDefault="00000000" w:rsidRPr="00000000" w14:paraId="00000611">
      <w:pPr>
        <w:rPr/>
      </w:pPr>
      <w:r w:rsidDel="00000000" w:rsidR="00000000" w:rsidRPr="00000000">
        <w:rPr>
          <w:rtl w:val="0"/>
        </w:rPr>
        <w:t xml:space="preserve">Point estimation involves the use of sample data to calculate a single value (called point estimate since it identifies a point in some parameter space) which is to serve as a "best guess" or "best estimate" of an unknown population parameter (for example, the population mean). </w:t>
      </w:r>
    </w:p>
    <w:p w:rsidR="00000000" w:rsidDel="00000000" w:rsidP="00000000" w:rsidRDefault="00000000" w:rsidRPr="00000000" w14:paraId="00000612">
      <w:pPr>
        <w:rPr/>
      </w:pPr>
      <w:r w:rsidDel="00000000" w:rsidR="00000000" w:rsidRPr="00000000">
        <w:rPr>
          <w:rtl w:val="0"/>
        </w:rPr>
      </w:r>
    </w:p>
    <w:p w:rsidR="00000000" w:rsidDel="00000000" w:rsidP="00000000" w:rsidRDefault="00000000" w:rsidRPr="00000000" w14:paraId="00000613">
      <w:pPr>
        <w:rPr/>
      </w:pPr>
      <w:r w:rsidDel="00000000" w:rsidR="00000000" w:rsidRPr="00000000">
        <w:rPr>
          <w:rtl w:val="0"/>
        </w:rPr>
        <w:t xml:space="preserve">More informally, point estimation is the process of finding an appropriate value of a population parameter, such as the mean of the population, from random samples of the population.</w:t>
        <w:br w:type="textWrapping"/>
      </w:r>
    </w:p>
    <w:p w:rsidR="00000000" w:rsidDel="00000000" w:rsidP="00000000" w:rsidRDefault="00000000" w:rsidRPr="00000000" w14:paraId="00000614">
      <w:pPr>
        <w:rPr/>
      </w:pPr>
      <w:r w:rsidDel="00000000" w:rsidR="00000000" w:rsidRPr="00000000">
        <w:rPr>
          <w:rtl w:val="0"/>
        </w:rPr>
        <w:t xml:space="preserve">Hence, the accuracy of a particular approximation is not known precisely. </w:t>
      </w:r>
    </w:p>
    <w:p w:rsidR="00000000" w:rsidDel="00000000" w:rsidP="00000000" w:rsidRDefault="00000000" w:rsidRPr="00000000" w14:paraId="00000615">
      <w:pPr>
        <w:pStyle w:val="Heading3"/>
        <w:rPr/>
      </w:pPr>
      <w:bookmarkStart w:colFirst="0" w:colLast="0" w:name="_t364lf7e8zdu" w:id="121"/>
      <w:bookmarkEnd w:id="121"/>
      <w:r w:rsidDel="00000000" w:rsidR="00000000" w:rsidRPr="00000000">
        <w:rPr>
          <w:rtl w:val="0"/>
        </w:rPr>
        <w:t xml:space="preserve">Interval estimation</w:t>
      </w:r>
    </w:p>
    <w:p w:rsidR="00000000" w:rsidDel="00000000" w:rsidP="00000000" w:rsidRDefault="00000000" w:rsidRPr="00000000" w14:paraId="00000616">
      <w:pPr>
        <w:rPr/>
      </w:pPr>
      <w:r w:rsidDel="00000000" w:rsidR="00000000" w:rsidRPr="00000000">
        <w:rPr>
          <w:rtl w:val="0"/>
        </w:rPr>
        <w:t xml:space="preserve">Interval estimation involves the evaluation of a parameter of a population (for example, the population mean) by computing an interval, or range of values, within which the parameter is most likely to be located. </w:t>
      </w:r>
    </w:p>
    <w:p w:rsidR="00000000" w:rsidDel="00000000" w:rsidP="00000000" w:rsidRDefault="00000000" w:rsidRPr="00000000" w14:paraId="00000617">
      <w:pPr>
        <w:rPr/>
      </w:pPr>
      <w:r w:rsidDel="00000000" w:rsidR="00000000" w:rsidRPr="00000000">
        <w:rPr>
          <w:rtl w:val="0"/>
        </w:rPr>
      </w:r>
    </w:p>
    <w:p w:rsidR="00000000" w:rsidDel="00000000" w:rsidP="00000000" w:rsidRDefault="00000000" w:rsidRPr="00000000" w14:paraId="00000618">
      <w:pPr>
        <w:rPr/>
      </w:pPr>
      <w:r w:rsidDel="00000000" w:rsidR="00000000" w:rsidRPr="00000000">
        <w:rPr>
          <w:rtl w:val="0"/>
        </w:rPr>
        <w:t xml:space="preserve">Intervals are commonly chosen within </w:t>
      </w:r>
      <w:r w:rsidDel="00000000" w:rsidR="00000000" w:rsidRPr="00000000">
        <w:rPr>
          <w:b w:val="1"/>
          <w:rtl w:val="0"/>
        </w:rPr>
        <w:t xml:space="preserve">confidence intervals (CI)</w:t>
      </w:r>
      <w:r w:rsidDel="00000000" w:rsidR="00000000" w:rsidRPr="00000000">
        <w:rPr>
          <w:rtl w:val="0"/>
        </w:rPr>
        <w:t xml:space="preserve">, such that the parameter falls within a </w:t>
      </w:r>
      <w:r w:rsidDel="00000000" w:rsidR="00000000" w:rsidRPr="00000000">
        <w:rPr>
          <w:b w:val="1"/>
          <w:rtl w:val="0"/>
        </w:rPr>
        <w:t xml:space="preserve">confidence level (CL)</w:t>
      </w:r>
      <w:r w:rsidDel="00000000" w:rsidR="00000000" w:rsidRPr="00000000">
        <w:rPr>
          <w:rtl w:val="0"/>
        </w:rPr>
        <w:t xml:space="preserve"> of 95% or 99% (confidence coefficient). For example, out of all intervals computed at the 95% level, 95% of them should contain the parameter's true value.</w:t>
      </w:r>
    </w:p>
    <w:p w:rsidR="00000000" w:rsidDel="00000000" w:rsidP="00000000" w:rsidRDefault="00000000" w:rsidRPr="00000000" w14:paraId="00000619">
      <w:pPr>
        <w:rPr/>
      </w:pPr>
      <w:r w:rsidDel="00000000" w:rsidR="00000000" w:rsidRPr="00000000">
        <w:rPr>
          <w:rtl w:val="0"/>
        </w:rPr>
      </w:r>
    </w:p>
    <w:p w:rsidR="00000000" w:rsidDel="00000000" w:rsidP="00000000" w:rsidRDefault="00000000" w:rsidRPr="00000000" w14:paraId="0000061A">
      <w:pPr>
        <w:rPr/>
      </w:pPr>
      <w:r w:rsidDel="00000000" w:rsidR="00000000" w:rsidRPr="00000000">
        <w:rPr>
          <w:rtl w:val="0"/>
        </w:rPr>
        <w:t xml:space="preserve">The end points of such an interval are called upper and lower confidence limits.</w:t>
      </w:r>
    </w:p>
    <w:p w:rsidR="00000000" w:rsidDel="00000000" w:rsidP="00000000" w:rsidRDefault="00000000" w:rsidRPr="00000000" w14:paraId="0000061B">
      <w:pPr>
        <w:pStyle w:val="Heading3"/>
        <w:rPr/>
      </w:pPr>
      <w:bookmarkStart w:colFirst="0" w:colLast="0" w:name="_d3izi2j07srj" w:id="122"/>
      <w:bookmarkEnd w:id="122"/>
      <w:r w:rsidDel="00000000" w:rsidR="00000000" w:rsidRPr="00000000">
        <w:rPr>
          <w:rtl w:val="0"/>
        </w:rPr>
        <w:t xml:space="preserve">Confidence interval (CI)</w:t>
      </w:r>
    </w:p>
    <w:p w:rsidR="00000000" w:rsidDel="00000000" w:rsidP="00000000" w:rsidRDefault="00000000" w:rsidRPr="00000000" w14:paraId="0000061C">
      <w:pPr>
        <w:rPr/>
      </w:pPr>
      <w:r w:rsidDel="00000000" w:rsidR="00000000" w:rsidRPr="00000000">
        <w:rPr>
          <w:rtl w:val="0"/>
        </w:rPr>
        <w:t xml:space="preserve">A confidence interval refers to the probability that a population parameter will fall between a set of values for a certain probability. That probability is known as confidence level.</w:t>
      </w:r>
    </w:p>
    <w:p w:rsidR="00000000" w:rsidDel="00000000" w:rsidP="00000000" w:rsidRDefault="00000000" w:rsidRPr="00000000" w14:paraId="0000061D">
      <w:pPr>
        <w:rPr/>
      </w:pPr>
      <w:r w:rsidDel="00000000" w:rsidR="00000000" w:rsidRPr="00000000">
        <w:rPr>
          <w:rtl w:val="0"/>
        </w:rPr>
      </w:r>
    </w:p>
    <w:p w:rsidR="00000000" w:rsidDel="00000000" w:rsidP="00000000" w:rsidRDefault="00000000" w:rsidRPr="00000000" w14:paraId="0000061E">
      <w:pPr>
        <w:rPr/>
      </w:pPr>
      <w:r w:rsidDel="00000000" w:rsidR="00000000" w:rsidRPr="00000000">
        <w:rPr>
          <w:rtl w:val="0"/>
        </w:rPr>
        <w:t xml:space="preserve">Thus, if a point estimate is generated from a statistical model of 10.00 with a 95% confidence interval of 9.50 - 10.50, it can be inferred that there is a 95% probability that the true value falls within that range.</w:t>
      </w:r>
    </w:p>
    <w:p w:rsidR="00000000" w:rsidDel="00000000" w:rsidP="00000000" w:rsidRDefault="00000000" w:rsidRPr="00000000" w14:paraId="0000061F">
      <w:pPr>
        <w:rPr/>
      </w:pPr>
      <w:r w:rsidDel="00000000" w:rsidR="00000000" w:rsidRPr="00000000">
        <w:rPr>
          <w:rtl w:val="0"/>
        </w:rPr>
      </w:r>
    </w:p>
    <w:p w:rsidR="00000000" w:rsidDel="00000000" w:rsidP="00000000" w:rsidRDefault="00000000" w:rsidRPr="00000000" w14:paraId="00000620">
      <w:pPr>
        <w:rPr/>
      </w:pPr>
      <w:r w:rsidDel="00000000" w:rsidR="00000000" w:rsidRPr="00000000">
        <w:rPr>
          <w:rtl w:val="0"/>
        </w:rPr>
        <w:t xml:space="preserve">The percentage falling outside the confidence level is called alpha value (</w:t>
      </w:r>
      <m:oMath>
        <m:r>
          <m:t>α</m:t>
        </m:r>
      </m:oMath>
      <w:r w:rsidDel="00000000" w:rsidR="00000000" w:rsidRPr="00000000">
        <w:rPr>
          <w:rtl w:val="0"/>
        </w:rPr>
        <w:t xml:space="preserve">) or level of significance (LOS). So the alpha value associated with a 90% confidence level is 10%. </w:t>
      </w:r>
    </w:p>
    <w:p w:rsidR="00000000" w:rsidDel="00000000" w:rsidP="00000000" w:rsidRDefault="00000000" w:rsidRPr="00000000" w14:paraId="00000621">
      <w:pPr>
        <w:rPr/>
      </w:pPr>
      <w:r w:rsidDel="00000000" w:rsidR="00000000" w:rsidRPr="00000000">
        <w:rPr>
          <w:rtl w:val="0"/>
        </w:rPr>
        <w:t xml:space="preserve">Mathematically speaking, the confidence interval can be defined as</w:t>
        <w:br w:type="textWrapping"/>
        <w:br w:type="textWrapping"/>
        <w:t xml:space="preserve">CI = x bar (sample mean) +/- margin of error.</w:t>
      </w:r>
    </w:p>
    <w:p w:rsidR="00000000" w:rsidDel="00000000" w:rsidP="00000000" w:rsidRDefault="00000000" w:rsidRPr="00000000" w14:paraId="00000622">
      <w:pPr>
        <w:rPr/>
      </w:pPr>
      <w:r w:rsidDel="00000000" w:rsidR="00000000" w:rsidRPr="00000000">
        <w:rPr>
          <w:rtl w:val="0"/>
        </w:rPr>
      </w:r>
    </w:p>
    <w:p w:rsidR="00000000" w:rsidDel="00000000" w:rsidP="00000000" w:rsidRDefault="00000000" w:rsidRPr="00000000" w14:paraId="00000623">
      <w:pPr>
        <w:rPr/>
      </w:pPr>
      <w:r w:rsidDel="00000000" w:rsidR="00000000" w:rsidRPr="00000000">
        <w:rPr>
          <w:rtl w:val="0"/>
        </w:rPr>
        <w:t xml:space="preserve">where</w:t>
      </w:r>
    </w:p>
    <w:p w:rsidR="00000000" w:rsidDel="00000000" w:rsidP="00000000" w:rsidRDefault="00000000" w:rsidRPr="00000000" w14:paraId="00000624">
      <w:pPr>
        <w:rPr/>
      </w:pPr>
      <w:r w:rsidDel="00000000" w:rsidR="00000000" w:rsidRPr="00000000">
        <w:rPr>
          <w:rtl w:val="0"/>
        </w:rPr>
        <w:t xml:space="preserve">Margin of error = z * SE</w:t>
      </w:r>
    </w:p>
    <w:p w:rsidR="00000000" w:rsidDel="00000000" w:rsidP="00000000" w:rsidRDefault="00000000" w:rsidRPr="00000000" w14:paraId="00000625">
      <w:pPr>
        <w:rPr/>
      </w:pPr>
      <w:r w:rsidDel="00000000" w:rsidR="00000000" w:rsidRPr="00000000">
        <w:rPr>
          <w:rtl w:val="0"/>
        </w:rPr>
      </w:r>
    </w:p>
    <w:p w:rsidR="00000000" w:rsidDel="00000000" w:rsidP="00000000" w:rsidRDefault="00000000" w:rsidRPr="00000000" w14:paraId="00000626">
      <w:pPr>
        <w:rPr/>
      </w:pPr>
      <w:r w:rsidDel="00000000" w:rsidR="00000000" w:rsidRPr="00000000">
        <w:rPr>
          <w:rtl w:val="0"/>
        </w:rPr>
        <w:t xml:space="preserve">where</w:t>
        <w:br w:type="textWrapping"/>
        <w:t xml:space="preserve">SE = standard error =  population standard deviation / squareroot(n) </w:t>
      </w:r>
    </w:p>
    <w:p w:rsidR="00000000" w:rsidDel="00000000" w:rsidP="00000000" w:rsidRDefault="00000000" w:rsidRPr="00000000" w14:paraId="00000627">
      <w:pPr>
        <w:rPr/>
      </w:pPr>
      <w:r w:rsidDel="00000000" w:rsidR="00000000" w:rsidRPr="00000000">
        <w:rPr>
          <w:rtl w:val="0"/>
        </w:rPr>
      </w:r>
    </w:p>
    <w:p w:rsidR="00000000" w:rsidDel="00000000" w:rsidP="00000000" w:rsidRDefault="00000000" w:rsidRPr="00000000" w14:paraId="00000628">
      <w:pPr>
        <w:rPr/>
      </w:pPr>
      <w:r w:rsidDel="00000000" w:rsidR="00000000" w:rsidRPr="00000000">
        <w:rPr>
          <w:rtl w:val="0"/>
        </w:rPr>
        <w:t xml:space="preserve">If standard deviation is not known, then we need to use a t-score instead of a t-score.</w:t>
      </w:r>
    </w:p>
    <w:p w:rsidR="00000000" w:rsidDel="00000000" w:rsidP="00000000" w:rsidRDefault="00000000" w:rsidRPr="00000000" w14:paraId="00000629">
      <w:pPr>
        <w:pStyle w:val="Heading3"/>
        <w:rPr/>
      </w:pPr>
      <w:bookmarkStart w:colFirst="0" w:colLast="0" w:name="_9j501tlus6cf" w:id="123"/>
      <w:bookmarkEnd w:id="123"/>
      <w:r w:rsidDel="00000000" w:rsidR="00000000" w:rsidRPr="00000000">
        <w:rPr>
          <w:rtl w:val="0"/>
        </w:rPr>
        <w:t xml:space="preserve">Confidence Level (CL)</w:t>
      </w:r>
    </w:p>
    <w:p w:rsidR="00000000" w:rsidDel="00000000" w:rsidP="00000000" w:rsidRDefault="00000000" w:rsidRPr="00000000" w14:paraId="0000062A">
      <w:pPr>
        <w:rPr/>
      </w:pPr>
      <w:r w:rsidDel="00000000" w:rsidR="00000000" w:rsidRPr="00000000">
        <w:rPr>
          <w:rtl w:val="0"/>
        </w:rPr>
        <w:t xml:space="preserve">The confidence level measures the level of trust</w:t>
      </w:r>
      <w:r w:rsidDel="00000000" w:rsidR="00000000" w:rsidRPr="00000000">
        <w:rPr>
          <w:vertAlign w:val="superscript"/>
        </w:rPr>
        <w:footnoteReference w:customMarkFollows="0" w:id="4"/>
      </w:r>
      <w:r w:rsidDel="00000000" w:rsidR="00000000" w:rsidRPr="00000000">
        <w:rPr>
          <w:rtl w:val="0"/>
        </w:rPr>
        <w:t xml:space="preserve"> of the accuracy of the provided interval. </w:t>
      </w:r>
    </w:p>
    <w:p w:rsidR="00000000" w:rsidDel="00000000" w:rsidP="00000000" w:rsidRDefault="00000000" w:rsidRPr="00000000" w14:paraId="0000062B">
      <w:pPr>
        <w:rPr/>
      </w:pPr>
      <w:r w:rsidDel="00000000" w:rsidR="00000000" w:rsidRPr="00000000">
        <w:rPr>
          <w:rtl w:val="0"/>
        </w:rPr>
      </w:r>
    </w:p>
    <w:p w:rsidR="00000000" w:rsidDel="00000000" w:rsidP="00000000" w:rsidRDefault="00000000" w:rsidRPr="00000000" w14:paraId="0000062C">
      <w:pPr>
        <w:rPr/>
      </w:pPr>
      <w:r w:rsidDel="00000000" w:rsidR="00000000" w:rsidRPr="00000000">
        <w:rPr>
          <w:rtl w:val="0"/>
        </w:rPr>
        <w:t xml:space="preserve">Higher confidence levels means a wider range of values.</w:t>
        <w:br w:type="textWrapping"/>
        <w:t xml:space="preserve">Lower confidence levels means a tighter range of values.</w:t>
      </w:r>
    </w:p>
    <w:p w:rsidR="00000000" w:rsidDel="00000000" w:rsidP="00000000" w:rsidRDefault="00000000" w:rsidRPr="00000000" w14:paraId="0000062D">
      <w:pPr>
        <w:pStyle w:val="Heading3"/>
        <w:rPr/>
      </w:pPr>
      <w:bookmarkStart w:colFirst="0" w:colLast="0" w:name="_gjwt43j75xwn" w:id="124"/>
      <w:bookmarkEnd w:id="124"/>
      <w:r w:rsidDel="00000000" w:rsidR="00000000" w:rsidRPr="00000000">
        <w:rPr>
          <w:rtl w:val="0"/>
        </w:rPr>
        <w:t xml:space="preserve">Confidence interval and Z-scores</w:t>
      </w:r>
    </w:p>
    <w:p w:rsidR="00000000" w:rsidDel="00000000" w:rsidP="00000000" w:rsidRDefault="00000000" w:rsidRPr="00000000" w14:paraId="0000062E">
      <w:pPr>
        <w:rPr/>
      </w:pPr>
      <w:r w:rsidDel="00000000" w:rsidR="00000000" w:rsidRPr="00000000">
        <w:rPr>
          <w:rtl w:val="0"/>
        </w:rPr>
        <w:t xml:space="preserve">Since we already know that the most common confidence intervals are 90%, 95% and 99%, we can already get confidence with the Z-values associated with such levels.</w:t>
      </w:r>
    </w:p>
    <w:p w:rsidR="00000000" w:rsidDel="00000000" w:rsidP="00000000" w:rsidRDefault="00000000" w:rsidRPr="00000000" w14:paraId="0000062F">
      <w:pPr>
        <w:rPr/>
      </w:pPr>
      <w:r w:rsidDel="00000000" w:rsidR="00000000" w:rsidRPr="00000000">
        <w:rPr>
          <w:rtl w:val="0"/>
        </w:rPr>
      </w:r>
    </w:p>
    <w:p w:rsidR="00000000" w:rsidDel="00000000" w:rsidP="00000000" w:rsidRDefault="00000000" w:rsidRPr="00000000" w14:paraId="00000630">
      <w:pPr>
        <w:rPr/>
      </w:pPr>
      <w:r w:rsidDel="00000000" w:rsidR="00000000" w:rsidRPr="00000000">
        <w:rPr>
          <w:rtl w:val="0"/>
        </w:rPr>
        <w:t xml:space="preserve">90% CL = Z +/- 1.65</w:t>
      </w:r>
    </w:p>
    <w:p w:rsidR="00000000" w:rsidDel="00000000" w:rsidP="00000000" w:rsidRDefault="00000000" w:rsidRPr="00000000" w14:paraId="00000631">
      <w:pPr>
        <w:rPr/>
      </w:pPr>
      <w:r w:rsidDel="00000000" w:rsidR="00000000" w:rsidRPr="00000000">
        <w:rPr>
          <w:rtl w:val="0"/>
        </w:rPr>
        <w:t xml:space="preserve">95% CL = Z +/- 1.96</w:t>
      </w:r>
    </w:p>
    <w:p w:rsidR="00000000" w:rsidDel="00000000" w:rsidP="00000000" w:rsidRDefault="00000000" w:rsidRPr="00000000" w14:paraId="00000632">
      <w:pPr>
        <w:rPr/>
      </w:pPr>
      <w:r w:rsidDel="00000000" w:rsidR="00000000" w:rsidRPr="00000000">
        <w:rPr>
          <w:rtl w:val="0"/>
        </w:rPr>
        <w:t xml:space="preserve">99% CL = Z +/- 2.58</w:t>
      </w:r>
    </w:p>
    <w:p w:rsidR="00000000" w:rsidDel="00000000" w:rsidP="00000000" w:rsidRDefault="00000000" w:rsidRPr="00000000" w14:paraId="00000633">
      <w:pPr>
        <w:pStyle w:val="Heading1"/>
        <w:rPr/>
      </w:pPr>
      <w:bookmarkStart w:colFirst="0" w:colLast="0" w:name="_n90tc5nkkdxt" w:id="125"/>
      <w:bookmarkEnd w:id="125"/>
      <w:r w:rsidDel="00000000" w:rsidR="00000000" w:rsidRPr="00000000">
        <w:rPr>
          <w:rtl w:val="0"/>
        </w:rPr>
        <w:t xml:space="preserve">Hypothesis Testing</w:t>
      </w:r>
    </w:p>
    <w:p w:rsidR="00000000" w:rsidDel="00000000" w:rsidP="00000000" w:rsidRDefault="00000000" w:rsidRPr="00000000" w14:paraId="00000634">
      <w:pPr>
        <w:rPr/>
      </w:pPr>
      <w:r w:rsidDel="00000000" w:rsidR="00000000" w:rsidRPr="00000000">
        <w:rPr>
          <w:rtl w:val="0"/>
        </w:rPr>
        <w:t xml:space="preserve">Hypothesis testing is a method used in statistical inference used to validate specific assumptions made over a population starting from a data sample. </w:t>
      </w:r>
    </w:p>
    <w:p w:rsidR="00000000" w:rsidDel="00000000" w:rsidP="00000000" w:rsidRDefault="00000000" w:rsidRPr="00000000" w14:paraId="00000635">
      <w:pPr>
        <w:rPr/>
      </w:pPr>
      <w:r w:rsidDel="00000000" w:rsidR="00000000" w:rsidRPr="00000000">
        <w:rPr>
          <w:rtl w:val="0"/>
        </w:rPr>
      </w:r>
    </w:p>
    <w:p w:rsidR="00000000" w:rsidDel="00000000" w:rsidP="00000000" w:rsidRDefault="00000000" w:rsidRPr="00000000" w14:paraId="00000636">
      <w:pPr>
        <w:rPr/>
      </w:pPr>
      <w:r w:rsidDel="00000000" w:rsidR="00000000" w:rsidRPr="00000000">
        <w:rPr>
          <w:rtl w:val="0"/>
        </w:rPr>
        <w:t xml:space="preserve">The process of testing an hypothesis is the following:</w:t>
      </w:r>
    </w:p>
    <w:p w:rsidR="00000000" w:rsidDel="00000000" w:rsidP="00000000" w:rsidRDefault="00000000" w:rsidRPr="00000000" w14:paraId="00000637">
      <w:pPr>
        <w:rPr/>
      </w:pPr>
      <w:r w:rsidDel="00000000" w:rsidR="00000000" w:rsidRPr="00000000">
        <w:rPr>
          <w:rtl w:val="0"/>
        </w:rPr>
      </w:r>
    </w:p>
    <w:p w:rsidR="00000000" w:rsidDel="00000000" w:rsidP="00000000" w:rsidRDefault="00000000" w:rsidRPr="00000000" w14:paraId="00000638">
      <w:pPr>
        <w:numPr>
          <w:ilvl w:val="0"/>
          <w:numId w:val="24"/>
        </w:numPr>
        <w:ind w:left="720" w:hanging="360"/>
        <w:rPr>
          <w:u w:val="none"/>
        </w:rPr>
      </w:pPr>
      <w:r w:rsidDel="00000000" w:rsidR="00000000" w:rsidRPr="00000000">
        <w:rPr>
          <w:rtl w:val="0"/>
        </w:rPr>
        <w:t xml:space="preserve">State null and alternative hypotheses.</w:t>
      </w:r>
    </w:p>
    <w:p w:rsidR="00000000" w:rsidDel="00000000" w:rsidP="00000000" w:rsidRDefault="00000000" w:rsidRPr="00000000" w14:paraId="00000639">
      <w:pPr>
        <w:numPr>
          <w:ilvl w:val="0"/>
          <w:numId w:val="24"/>
        </w:numPr>
        <w:ind w:left="720" w:hanging="360"/>
        <w:rPr>
          <w:u w:val="none"/>
        </w:rPr>
      </w:pPr>
      <w:r w:rsidDel="00000000" w:rsidR="00000000" w:rsidRPr="00000000">
        <w:rPr>
          <w:rtl w:val="0"/>
        </w:rPr>
        <w:t xml:space="preserve">Determine the levels of significance.</w:t>
      </w:r>
    </w:p>
    <w:p w:rsidR="00000000" w:rsidDel="00000000" w:rsidP="00000000" w:rsidRDefault="00000000" w:rsidRPr="00000000" w14:paraId="0000063A">
      <w:pPr>
        <w:numPr>
          <w:ilvl w:val="0"/>
          <w:numId w:val="24"/>
        </w:numPr>
        <w:ind w:left="720" w:hanging="360"/>
        <w:rPr>
          <w:u w:val="none"/>
        </w:rPr>
      </w:pPr>
      <w:r w:rsidDel="00000000" w:rsidR="00000000" w:rsidRPr="00000000">
        <w:rPr>
          <w:rtl w:val="0"/>
        </w:rPr>
        <w:t xml:space="preserve">Calculate the statistics.</w:t>
      </w:r>
    </w:p>
    <w:p w:rsidR="00000000" w:rsidDel="00000000" w:rsidP="00000000" w:rsidRDefault="00000000" w:rsidRPr="00000000" w14:paraId="0000063B">
      <w:pPr>
        <w:numPr>
          <w:ilvl w:val="0"/>
          <w:numId w:val="24"/>
        </w:numPr>
        <w:ind w:left="720" w:hanging="360"/>
        <w:rPr>
          <w:u w:val="none"/>
        </w:rPr>
      </w:pPr>
      <w:r w:rsidDel="00000000" w:rsidR="00000000" w:rsidRPr="00000000">
        <w:rPr>
          <w:rtl w:val="0"/>
        </w:rPr>
        <w:t xml:space="preserve">Find critical values.</w:t>
      </w:r>
    </w:p>
    <w:p w:rsidR="00000000" w:rsidDel="00000000" w:rsidP="00000000" w:rsidRDefault="00000000" w:rsidRPr="00000000" w14:paraId="0000063C">
      <w:pPr>
        <w:numPr>
          <w:ilvl w:val="0"/>
          <w:numId w:val="24"/>
        </w:numPr>
        <w:ind w:left="720" w:hanging="360"/>
        <w:rPr>
          <w:u w:val="none"/>
        </w:rPr>
      </w:pPr>
      <w:r w:rsidDel="00000000" w:rsidR="00000000" w:rsidRPr="00000000">
        <w:rPr>
          <w:rtl w:val="0"/>
        </w:rPr>
        <w:t xml:space="preserve">Determine regions of acceptance and rejections.</w:t>
      </w:r>
    </w:p>
    <w:p w:rsidR="00000000" w:rsidDel="00000000" w:rsidP="00000000" w:rsidRDefault="00000000" w:rsidRPr="00000000" w14:paraId="0000063D">
      <w:pPr>
        <w:numPr>
          <w:ilvl w:val="0"/>
          <w:numId w:val="24"/>
        </w:numPr>
        <w:ind w:left="720" w:hanging="360"/>
        <w:rPr>
          <w:u w:val="none"/>
        </w:rPr>
      </w:pPr>
      <w:r w:rsidDel="00000000" w:rsidR="00000000" w:rsidRPr="00000000">
        <w:rPr>
          <w:rtl w:val="0"/>
        </w:rPr>
        <w:t xml:space="preserve">State the conclusion.</w:t>
      </w:r>
    </w:p>
    <w:p w:rsidR="00000000" w:rsidDel="00000000" w:rsidP="00000000" w:rsidRDefault="00000000" w:rsidRPr="00000000" w14:paraId="0000063E">
      <w:pPr>
        <w:pStyle w:val="Heading2"/>
        <w:widowControl w:val="0"/>
        <w:rPr/>
      </w:pPr>
      <w:bookmarkStart w:colFirst="0" w:colLast="0" w:name="_l119k42y7y5h" w:id="126"/>
      <w:bookmarkEnd w:id="126"/>
      <w:r w:rsidDel="00000000" w:rsidR="00000000" w:rsidRPr="00000000">
        <w:rPr>
          <w:rtl w:val="0"/>
        </w:rPr>
        <w:t xml:space="preserve">Null &amp; Alternative Hypothesis </w:t>
      </w:r>
    </w:p>
    <w:p w:rsidR="00000000" w:rsidDel="00000000" w:rsidP="00000000" w:rsidRDefault="00000000" w:rsidRPr="00000000" w14:paraId="0000063F">
      <w:pPr>
        <w:widowControl w:val="0"/>
        <w:rPr/>
      </w:pPr>
      <w:r w:rsidDel="00000000" w:rsidR="00000000" w:rsidRPr="00000000">
        <w:rPr>
          <w:b w:val="1"/>
          <w:rtl w:val="0"/>
        </w:rPr>
        <w:t xml:space="preserve">Null hypothesis (H0)</w:t>
      </w:r>
      <w:r w:rsidDel="00000000" w:rsidR="00000000" w:rsidRPr="00000000">
        <w:rPr>
          <w:rtl w:val="0"/>
        </w:rPr>
        <w:t xml:space="preserve"> states that no difference or relationship exists between two sets of data or variables being analyzed. </w:t>
      </w:r>
    </w:p>
    <w:p w:rsidR="00000000" w:rsidDel="00000000" w:rsidP="00000000" w:rsidRDefault="00000000" w:rsidRPr="00000000" w14:paraId="00000640">
      <w:pPr>
        <w:widowControl w:val="0"/>
        <w:rPr/>
      </w:pPr>
      <w:r w:rsidDel="00000000" w:rsidR="00000000" w:rsidRPr="00000000">
        <w:rPr>
          <w:rtl w:val="0"/>
        </w:rPr>
      </w:r>
    </w:p>
    <w:p w:rsidR="00000000" w:rsidDel="00000000" w:rsidP="00000000" w:rsidRDefault="00000000" w:rsidRPr="00000000" w14:paraId="00000641">
      <w:pPr>
        <w:widowControl w:val="0"/>
        <w:rPr/>
      </w:pPr>
      <w:r w:rsidDel="00000000" w:rsidR="00000000" w:rsidRPr="00000000">
        <w:rPr>
          <w:b w:val="1"/>
          <w:rtl w:val="0"/>
        </w:rPr>
        <w:t xml:space="preserve">Alternative hypothesis (H1, Ha) </w:t>
      </w:r>
      <w:r w:rsidDel="00000000" w:rsidR="00000000" w:rsidRPr="00000000">
        <w:rPr>
          <w:rtl w:val="0"/>
        </w:rPr>
        <w:t xml:space="preserve">states that there exists a relationship between two sets of data or variables being analyzed. </w:t>
      </w:r>
    </w:p>
    <w:p w:rsidR="00000000" w:rsidDel="00000000" w:rsidP="00000000" w:rsidRDefault="00000000" w:rsidRPr="00000000" w14:paraId="00000642">
      <w:pPr>
        <w:widowControl w:val="0"/>
        <w:rPr/>
      </w:pPr>
      <w:r w:rsidDel="00000000" w:rsidR="00000000" w:rsidRPr="00000000">
        <w:rPr>
          <w:rtl w:val="0"/>
        </w:rPr>
      </w:r>
    </w:p>
    <w:p w:rsidR="00000000" w:rsidDel="00000000" w:rsidP="00000000" w:rsidRDefault="00000000" w:rsidRPr="00000000" w14:paraId="00000643">
      <w:pPr>
        <w:widowControl w:val="0"/>
        <w:rPr/>
      </w:pPr>
      <w:r w:rsidDel="00000000" w:rsidR="00000000" w:rsidRPr="00000000">
        <w:rPr>
          <w:rtl w:val="0"/>
        </w:rPr>
        <w:t xml:space="preserve">The two hypotheses are tested together. </w:t>
      </w:r>
    </w:p>
    <w:p w:rsidR="00000000" w:rsidDel="00000000" w:rsidP="00000000" w:rsidRDefault="00000000" w:rsidRPr="00000000" w14:paraId="00000644">
      <w:pPr>
        <w:pStyle w:val="Heading2"/>
        <w:rPr/>
      </w:pPr>
      <w:bookmarkStart w:colFirst="0" w:colLast="0" w:name="_372it23atdru" w:id="127"/>
      <w:bookmarkEnd w:id="127"/>
      <w:r w:rsidDel="00000000" w:rsidR="00000000" w:rsidRPr="00000000">
        <w:rPr>
          <w:rtl w:val="0"/>
        </w:rPr>
        <w:t xml:space="preserve">Type I and Type II Errors</w:t>
      </w:r>
    </w:p>
    <w:p w:rsidR="00000000" w:rsidDel="00000000" w:rsidP="00000000" w:rsidRDefault="00000000" w:rsidRPr="00000000" w14:paraId="00000645">
      <w:pPr>
        <w:rPr/>
      </w:pPr>
      <w:r w:rsidDel="00000000" w:rsidR="00000000" w:rsidRPr="00000000">
        <w:rPr>
          <w:rtl w:val="0"/>
        </w:rPr>
      </w:r>
    </w:p>
    <w:p w:rsidR="00000000" w:rsidDel="00000000" w:rsidP="00000000" w:rsidRDefault="00000000" w:rsidRPr="00000000" w14:paraId="00000646">
      <w:pPr>
        <w:rPr/>
      </w:pPr>
      <w:r w:rsidDel="00000000" w:rsidR="00000000" w:rsidRPr="00000000">
        <w:rPr>
          <w:b w:val="1"/>
          <w:rtl w:val="0"/>
        </w:rPr>
        <w:t xml:space="preserve">Type I error </w:t>
      </w:r>
      <w:r w:rsidDel="00000000" w:rsidR="00000000" w:rsidRPr="00000000">
        <w:rPr>
          <w:rtl w:val="0"/>
        </w:rPr>
        <w:t xml:space="preserve">is a false positive conclusion (rejecting an actually true null hypothesis). </w:t>
      </w:r>
    </w:p>
    <w:p w:rsidR="00000000" w:rsidDel="00000000" w:rsidP="00000000" w:rsidRDefault="00000000" w:rsidRPr="00000000" w14:paraId="00000647">
      <w:pPr>
        <w:rPr/>
      </w:pPr>
      <w:r w:rsidDel="00000000" w:rsidR="00000000" w:rsidRPr="00000000">
        <w:rPr>
          <w:rtl w:val="0"/>
        </w:rPr>
        <w:t xml:space="preserve">Type I error is equal to the alpha probability (the percentage falling outside the level of significance). These errors mean that the results are assumed to be statistically significant while they are actually not.</w:t>
      </w:r>
    </w:p>
    <w:p w:rsidR="00000000" w:rsidDel="00000000" w:rsidP="00000000" w:rsidRDefault="00000000" w:rsidRPr="00000000" w14:paraId="00000648">
      <w:pPr>
        <w:rPr/>
      </w:pPr>
      <w:r w:rsidDel="00000000" w:rsidR="00000000" w:rsidRPr="00000000">
        <w:rPr>
          <w:rtl w:val="0"/>
        </w:rPr>
      </w:r>
    </w:p>
    <w:p w:rsidR="00000000" w:rsidDel="00000000" w:rsidP="00000000" w:rsidRDefault="00000000" w:rsidRPr="00000000" w14:paraId="00000649">
      <w:pPr>
        <w:rPr/>
      </w:pPr>
      <w:r w:rsidDel="00000000" w:rsidR="00000000" w:rsidRPr="00000000">
        <w:rPr>
          <w:b w:val="1"/>
          <w:rtl w:val="0"/>
        </w:rPr>
        <w:t xml:space="preserve">Type II error</w:t>
      </w:r>
      <w:r w:rsidDel="00000000" w:rsidR="00000000" w:rsidRPr="00000000">
        <w:rPr>
          <w:rtl w:val="0"/>
        </w:rPr>
        <w:t xml:space="preserve"> is a false negative conclusion (accepting an actually false null hypothesis). This has not to be mixed with accepting the null hypothesis. It may happen whenever the analysis has not enough statistical power to detect an effect of such a size. </w:t>
      </w:r>
    </w:p>
    <w:p w:rsidR="00000000" w:rsidDel="00000000" w:rsidP="00000000" w:rsidRDefault="00000000" w:rsidRPr="00000000" w14:paraId="0000064A">
      <w:pPr>
        <w:rPr/>
      </w:pPr>
      <w:r w:rsidDel="00000000" w:rsidR="00000000" w:rsidRPr="00000000">
        <w:rPr>
          <w:rtl w:val="0"/>
        </w:rPr>
      </w:r>
    </w:p>
    <w:p w:rsidR="00000000" w:rsidDel="00000000" w:rsidP="00000000" w:rsidRDefault="00000000" w:rsidRPr="00000000" w14:paraId="0000064B">
      <w:pPr>
        <w:rPr/>
      </w:pPr>
      <w:r w:rsidDel="00000000" w:rsidR="00000000" w:rsidRPr="00000000">
        <w:rPr>
          <w:rtl w:val="0"/>
        </w:rPr>
        <w:t xml:space="preserve">Statistical power is determined by:</w:t>
      </w:r>
    </w:p>
    <w:p w:rsidR="00000000" w:rsidDel="00000000" w:rsidP="00000000" w:rsidRDefault="00000000" w:rsidRPr="00000000" w14:paraId="0000064C">
      <w:pPr>
        <w:numPr>
          <w:ilvl w:val="0"/>
          <w:numId w:val="31"/>
        </w:numPr>
        <w:ind w:left="720" w:hanging="360"/>
        <w:rPr>
          <w:u w:val="none"/>
        </w:rPr>
      </w:pPr>
      <w:r w:rsidDel="00000000" w:rsidR="00000000" w:rsidRPr="00000000">
        <w:rPr>
          <w:rtl w:val="0"/>
        </w:rPr>
        <w:t xml:space="preserve">Size of the effect. </w:t>
      </w:r>
    </w:p>
    <w:p w:rsidR="00000000" w:rsidDel="00000000" w:rsidP="00000000" w:rsidRDefault="00000000" w:rsidRPr="00000000" w14:paraId="0000064D">
      <w:pPr>
        <w:numPr>
          <w:ilvl w:val="0"/>
          <w:numId w:val="31"/>
        </w:numPr>
        <w:ind w:left="720" w:hanging="360"/>
        <w:rPr>
          <w:u w:val="none"/>
        </w:rPr>
      </w:pPr>
      <w:r w:rsidDel="00000000" w:rsidR="00000000" w:rsidRPr="00000000">
        <w:rPr>
          <w:rtl w:val="0"/>
        </w:rPr>
        <w:t xml:space="preserve">Measurement errors.</w:t>
      </w:r>
    </w:p>
    <w:p w:rsidR="00000000" w:rsidDel="00000000" w:rsidP="00000000" w:rsidRDefault="00000000" w:rsidRPr="00000000" w14:paraId="0000064E">
      <w:pPr>
        <w:numPr>
          <w:ilvl w:val="0"/>
          <w:numId w:val="31"/>
        </w:numPr>
        <w:ind w:left="720" w:hanging="360"/>
        <w:rPr>
          <w:u w:val="none"/>
        </w:rPr>
      </w:pPr>
      <w:r w:rsidDel="00000000" w:rsidR="00000000" w:rsidRPr="00000000">
        <w:rPr>
          <w:rtl w:val="0"/>
        </w:rPr>
        <w:t xml:space="preserve">Sample size.</w:t>
      </w:r>
    </w:p>
    <w:p w:rsidR="00000000" w:rsidDel="00000000" w:rsidP="00000000" w:rsidRDefault="00000000" w:rsidRPr="00000000" w14:paraId="0000064F">
      <w:pPr>
        <w:numPr>
          <w:ilvl w:val="0"/>
          <w:numId w:val="31"/>
        </w:numPr>
        <w:ind w:left="720" w:hanging="360"/>
        <w:rPr>
          <w:u w:val="none"/>
        </w:rPr>
      </w:pPr>
      <w:r w:rsidDel="00000000" w:rsidR="00000000" w:rsidRPr="00000000">
        <w:rPr>
          <w:rtl w:val="0"/>
        </w:rPr>
        <w:t xml:space="preserve">Significance level.</w:t>
      </w:r>
      <w:r w:rsidDel="00000000" w:rsidR="00000000" w:rsidRPr="00000000">
        <w:rPr>
          <w:rtl w:val="0"/>
        </w:rPr>
      </w:r>
    </w:p>
    <w:p w:rsidR="00000000" w:rsidDel="00000000" w:rsidP="00000000" w:rsidRDefault="00000000" w:rsidRPr="00000000" w14:paraId="00000650">
      <w:pPr>
        <w:rPr/>
      </w:pPr>
      <w:r w:rsidDel="00000000" w:rsidR="00000000" w:rsidRPr="00000000">
        <w:rPr>
          <w:rtl w:val="0"/>
        </w:rPr>
      </w:r>
    </w:p>
    <w:p w:rsidR="00000000" w:rsidDel="00000000" w:rsidP="00000000" w:rsidRDefault="00000000" w:rsidRPr="00000000" w14:paraId="00000651">
      <w:pPr>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Null hypothesis is:</w:t>
            </w:r>
          </w:p>
        </w:tc>
        <w:tc>
          <w:tcPr>
            <w:shd w:fill="auto" w:val="clear"/>
            <w:tcMar>
              <w:top w:w="100.0" w:type="dxa"/>
              <w:left w:w="100.0" w:type="dxa"/>
              <w:bottom w:w="100.0" w:type="dxa"/>
              <w:right w:w="100.0" w:type="dxa"/>
            </w:tcMar>
            <w:vAlign w:val="top"/>
          </w:tcPr>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Rejected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 I Error</w:t>
              <w:br w:type="textWrapping"/>
              <w:t xml:space="preserve">False positive</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Probability = LOS = </w:t>
            </w:r>
            <w:r w:rsidDel="00000000" w:rsidR="00000000" w:rsidRPr="00000000">
              <w:rPr>
                <w:color w:val="202124"/>
                <w:sz w:val="24"/>
                <w:szCs w:val="24"/>
                <w:highlight w:val="white"/>
                <w:rtl w:val="0"/>
              </w:rPr>
              <w:t xml:space="preserve">α</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Correct decision</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True positive</w:t>
              <w:br w:type="textWrapping"/>
              <w:t xml:space="preserve">Probability = 1</w:t>
            </w:r>
            <w:r w:rsidDel="00000000" w:rsidR="00000000" w:rsidRPr="00000000">
              <w:rPr>
                <w:rtl w:val="0"/>
              </w:rPr>
              <w:t xml:space="preserve">-</w:t>
            </w:r>
            <w:r w:rsidDel="00000000" w:rsidR="00000000" w:rsidRPr="00000000">
              <w:rPr>
                <w:highlight w:val="white"/>
                <w:rtl w:val="0"/>
              </w:rPr>
              <w:t xml:space="preserve">β</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Accepted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Correct decision</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True negative</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Probability = 1 - </w:t>
            </w:r>
            <w:r w:rsidDel="00000000" w:rsidR="00000000" w:rsidRPr="00000000">
              <w:rPr>
                <w:color w:val="202124"/>
                <w:sz w:val="24"/>
                <w:szCs w:val="24"/>
                <w:highlight w:val="white"/>
                <w:rtl w:val="0"/>
              </w:rPr>
              <w:t xml:space="preserve">α</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 II error</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False negative</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Probability = </w:t>
            </w:r>
            <w:r w:rsidDel="00000000" w:rsidR="00000000" w:rsidRPr="00000000">
              <w:rPr>
                <w:highlight w:val="white"/>
                <w:rtl w:val="0"/>
              </w:rPr>
              <w:t xml:space="preserve">β</w:t>
            </w:r>
            <w:r w:rsidDel="00000000" w:rsidR="00000000" w:rsidRPr="00000000">
              <w:rPr>
                <w:rtl w:val="0"/>
              </w:rPr>
            </w:r>
          </w:p>
        </w:tc>
      </w:tr>
    </w:tbl>
    <w:p w:rsidR="00000000" w:rsidDel="00000000" w:rsidP="00000000" w:rsidRDefault="00000000" w:rsidRPr="00000000" w14:paraId="00000661">
      <w:pPr>
        <w:rPr/>
      </w:pPr>
      <w:r w:rsidDel="00000000" w:rsidR="00000000" w:rsidRPr="00000000">
        <w:rPr>
          <w:rtl w:val="0"/>
        </w:rPr>
      </w:r>
    </w:p>
    <w:p w:rsidR="00000000" w:rsidDel="00000000" w:rsidP="00000000" w:rsidRDefault="00000000" w:rsidRPr="00000000" w14:paraId="00000662">
      <w:pPr>
        <w:pStyle w:val="Heading3"/>
        <w:rPr/>
      </w:pPr>
      <w:bookmarkStart w:colFirst="0" w:colLast="0" w:name="_q75l7x8j08vt" w:id="128"/>
      <w:bookmarkEnd w:id="128"/>
      <w:r w:rsidDel="00000000" w:rsidR="00000000" w:rsidRPr="00000000">
        <w:rPr>
          <w:rtl w:val="0"/>
        </w:rPr>
        <w:t xml:space="preserve">Trade-off between Type I and Type II errors</w:t>
      </w:r>
    </w:p>
    <w:p w:rsidR="00000000" w:rsidDel="00000000" w:rsidP="00000000" w:rsidRDefault="00000000" w:rsidRPr="00000000" w14:paraId="00000663">
      <w:pPr>
        <w:rPr/>
      </w:pPr>
      <w:r w:rsidDel="00000000" w:rsidR="00000000" w:rsidRPr="00000000">
        <w:rPr>
          <w:rtl w:val="0"/>
        </w:rPr>
      </w:r>
    </w:p>
    <w:p w:rsidR="00000000" w:rsidDel="00000000" w:rsidP="00000000" w:rsidRDefault="00000000" w:rsidRPr="00000000" w14:paraId="00000664">
      <w:pPr>
        <w:rPr/>
      </w:pPr>
      <w:r w:rsidDel="00000000" w:rsidR="00000000" w:rsidRPr="00000000">
        <w:rPr>
          <w:rtl w:val="0"/>
        </w:rPr>
        <w:t xml:space="preserve">Type I and Type II errors influence each other.</w:t>
      </w:r>
    </w:p>
    <w:p w:rsidR="00000000" w:rsidDel="00000000" w:rsidP="00000000" w:rsidRDefault="00000000" w:rsidRPr="00000000" w14:paraId="00000665">
      <w:pPr>
        <w:rPr/>
      </w:pPr>
      <w:r w:rsidDel="00000000" w:rsidR="00000000" w:rsidRPr="00000000">
        <w:rPr>
          <w:rtl w:val="0"/>
        </w:rPr>
      </w:r>
    </w:p>
    <w:p w:rsidR="00000000" w:rsidDel="00000000" w:rsidP="00000000" w:rsidRDefault="00000000" w:rsidRPr="00000000" w14:paraId="00000666">
      <w:pPr>
        <w:numPr>
          <w:ilvl w:val="0"/>
          <w:numId w:val="23"/>
        </w:numPr>
        <w:ind w:left="720" w:hanging="360"/>
        <w:rPr>
          <w:u w:val="none"/>
        </w:rPr>
      </w:pPr>
      <w:r w:rsidDel="00000000" w:rsidR="00000000" w:rsidRPr="00000000">
        <w:rPr>
          <w:rtl w:val="0"/>
        </w:rPr>
        <w:t xml:space="preserve">Setting a LOS decreases Type I but increases incidence of Type II errors.</w:t>
      </w:r>
    </w:p>
    <w:p w:rsidR="00000000" w:rsidDel="00000000" w:rsidP="00000000" w:rsidRDefault="00000000" w:rsidRPr="00000000" w14:paraId="00000667">
      <w:pPr>
        <w:numPr>
          <w:ilvl w:val="0"/>
          <w:numId w:val="23"/>
        </w:numPr>
        <w:ind w:left="720" w:hanging="360"/>
        <w:rPr>
          <w:u w:val="none"/>
        </w:rPr>
      </w:pPr>
      <w:r w:rsidDel="00000000" w:rsidR="00000000" w:rsidRPr="00000000">
        <w:rPr>
          <w:rtl w:val="0"/>
        </w:rPr>
        <w:t xml:space="preserve">Increasing power of a test decrease Type II but increases incidence of a Type I error.</w:t>
      </w:r>
    </w:p>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rPr/>
      </w:pPr>
      <w:r w:rsidDel="00000000" w:rsidR="00000000" w:rsidRPr="00000000">
        <w:rPr>
          <w:rtl w:val="0"/>
        </w:rPr>
      </w:r>
    </w:p>
    <w:p w:rsidR="00000000" w:rsidDel="00000000" w:rsidP="00000000" w:rsidRDefault="00000000" w:rsidRPr="00000000" w14:paraId="0000066A">
      <w:pPr>
        <w:rPr/>
      </w:pPr>
      <w:r w:rsidDel="00000000" w:rsidR="00000000" w:rsidRPr="00000000">
        <w:rPr>
          <w:b w:val="1"/>
          <w:rtl w:val="0"/>
        </w:rPr>
        <w:t xml:space="preserve">What’s worse?</w:t>
      </w:r>
      <w:r w:rsidDel="00000000" w:rsidR="00000000" w:rsidRPr="00000000">
        <w:rPr>
          <w:rtl w:val="0"/>
        </w:rPr>
        <w:br w:type="textWrapping"/>
        <w:br w:type="textWrapping"/>
        <w:t xml:space="preserve">The example of the innocent convicted to jail is often used to explain why - usually - Type I errors (rejecting H0 when it’s in fact true) may lead to worse consequences than a Type II error.</w:t>
      </w:r>
    </w:p>
    <w:p w:rsidR="00000000" w:rsidDel="00000000" w:rsidP="00000000" w:rsidRDefault="00000000" w:rsidRPr="00000000" w14:paraId="0000066B">
      <w:pPr>
        <w:rPr/>
      </w:pPr>
      <w:r w:rsidDel="00000000" w:rsidR="00000000" w:rsidRPr="00000000">
        <w:rPr>
          <w:rtl w:val="0"/>
        </w:rPr>
        <w:br w:type="textWrapping"/>
        <w:t xml:space="preserve">In more general terms, we may say that Type I errors may lead to a change in a given process, hence, to an active, wrong, action. While Type II may lead to overlooking an action that would have been positive. A passive point of view.</w:t>
        <w:br w:type="textWrapping"/>
        <w:br w:type="textWrapping"/>
        <w:t xml:space="preserve">But, obviously, it depends on the context and on the scope of the analysis. </w:t>
      </w:r>
    </w:p>
    <w:p w:rsidR="00000000" w:rsidDel="00000000" w:rsidP="00000000" w:rsidRDefault="00000000" w:rsidRPr="00000000" w14:paraId="0000066C">
      <w:pPr>
        <w:rPr/>
      </w:pPr>
      <w:r w:rsidDel="00000000" w:rsidR="00000000" w:rsidRPr="00000000">
        <w:rPr>
          <w:rtl w:val="0"/>
        </w:rPr>
      </w:r>
    </w:p>
    <w:p w:rsidR="00000000" w:rsidDel="00000000" w:rsidP="00000000" w:rsidRDefault="00000000" w:rsidRPr="00000000" w14:paraId="0000066D">
      <w:pPr>
        <w:rPr/>
      </w:pPr>
      <w:r w:rsidDel="00000000" w:rsidR="00000000" w:rsidRPr="00000000">
        <w:rPr>
          <w:rtl w:val="0"/>
        </w:rPr>
        <w:t xml:space="preserve">Sources: Neyman, J.; Pearson, E.S. (1967) [1933]. “The testing of statistical hypotheses in relation to probabilities a priori”. Joint Statistical Papers. Cambridge University Press. pp. 186–202.</w:t>
      </w:r>
    </w:p>
    <w:p w:rsidR="00000000" w:rsidDel="00000000" w:rsidP="00000000" w:rsidRDefault="00000000" w:rsidRPr="00000000" w14:paraId="0000066E">
      <w:pPr>
        <w:pStyle w:val="Heading2"/>
        <w:rPr/>
      </w:pPr>
      <w:bookmarkStart w:colFirst="0" w:colLast="0" w:name="_tyzadinv93l4" w:id="129"/>
      <w:bookmarkEnd w:id="129"/>
      <w:r w:rsidDel="00000000" w:rsidR="00000000" w:rsidRPr="00000000">
        <w:rPr>
          <w:rtl w:val="0"/>
        </w:rPr>
        <w:t xml:space="preserve">Test Statistics</w:t>
      </w:r>
    </w:p>
    <w:p w:rsidR="00000000" w:rsidDel="00000000" w:rsidP="00000000" w:rsidRDefault="00000000" w:rsidRPr="00000000" w14:paraId="0000066F">
      <w:pPr>
        <w:rPr/>
      </w:pPr>
      <w:r w:rsidDel="00000000" w:rsidR="00000000" w:rsidRPr="00000000">
        <w:rPr>
          <w:rtl w:val="0"/>
        </w:rPr>
        <w:t xml:space="preserve">A test statistic is a statistic measurement (hence, a quantity derived from a sample taken from a population), specifically used in hypothesis testing. </w:t>
      </w:r>
    </w:p>
    <w:p w:rsidR="00000000" w:rsidDel="00000000" w:rsidP="00000000" w:rsidRDefault="00000000" w:rsidRPr="00000000" w14:paraId="00000670">
      <w:pPr>
        <w:rPr/>
      </w:pPr>
      <w:r w:rsidDel="00000000" w:rsidR="00000000" w:rsidRPr="00000000">
        <w:rPr>
          <w:rtl w:val="0"/>
        </w:rPr>
      </w:r>
    </w:p>
    <w:p w:rsidR="00000000" w:rsidDel="00000000" w:rsidP="00000000" w:rsidRDefault="00000000" w:rsidRPr="00000000" w14:paraId="00000671">
      <w:pPr>
        <w:rPr/>
      </w:pPr>
      <w:r w:rsidDel="00000000" w:rsidR="00000000" w:rsidRPr="00000000">
        <w:rPr>
          <w:rtl w:val="0"/>
        </w:rPr>
        <w:t xml:space="preserve">Test statistics can be done via different methods such as t-value, z-value, F-value, x^2-value.</w:t>
      </w:r>
    </w:p>
    <w:p w:rsidR="00000000" w:rsidDel="00000000" w:rsidP="00000000" w:rsidRDefault="00000000" w:rsidRPr="00000000" w14:paraId="00000672">
      <w:pPr>
        <w:rPr/>
      </w:pPr>
      <w:r w:rsidDel="00000000" w:rsidR="00000000" w:rsidRPr="00000000">
        <w:rPr>
          <w:rtl w:val="0"/>
        </w:rPr>
      </w:r>
    </w:p>
    <w:p w:rsidR="00000000" w:rsidDel="00000000" w:rsidP="00000000" w:rsidRDefault="00000000" w:rsidRPr="00000000" w14:paraId="00000673">
      <w:pPr>
        <w:rPr/>
      </w:pPr>
      <w:r w:rsidDel="00000000" w:rsidR="00000000" w:rsidRPr="00000000">
        <w:rPr>
          <w:rtl w:val="0"/>
        </w:rPr>
        <w:t xml:space="preserve">Here we focus on z-test and t-test. The choice criteria is the same as for z-scores and t-scores - t-scores being used where the sample size is small and the population's standard deviation is unknown. </w:t>
      </w:r>
    </w:p>
    <w:p w:rsidR="00000000" w:rsidDel="00000000" w:rsidP="00000000" w:rsidRDefault="00000000" w:rsidRPr="00000000" w14:paraId="00000674">
      <w:pPr>
        <w:rPr/>
      </w:pPr>
      <w:r w:rsidDel="00000000" w:rsidR="00000000" w:rsidRPr="00000000">
        <w:rPr>
          <w:rtl w:val="0"/>
        </w:rPr>
      </w:r>
    </w:p>
    <w:tbl>
      <w:tblPr>
        <w:tblStyle w:val="Table13"/>
        <w:tblW w:w="4305.0" w:type="dxa"/>
        <w:jc w:val="left"/>
        <w:tblBorders>
          <w:top w:color="a2a9b1" w:space="0" w:sz="6" w:val="single"/>
          <w:left w:color="a2a9b1" w:space="0" w:sz="6" w:val="single"/>
          <w:bottom w:color="a2a9b1" w:space="0" w:sz="6" w:val="single"/>
          <w:right w:color="a2a9b1" w:space="0" w:sz="6" w:val="single"/>
          <w:insideH w:color="a2a9b1" w:space="0" w:sz="6" w:val="single"/>
          <w:insideV w:color="a2a9b1" w:space="0" w:sz="6" w:val="single"/>
        </w:tblBorders>
        <w:tblLayout w:type="fixed"/>
        <w:tblLook w:val="0600"/>
      </w:tblPr>
      <w:tblGrid>
        <w:gridCol w:w="1905"/>
        <w:gridCol w:w="2400"/>
        <w:tblGridChange w:id="0">
          <w:tblGrid>
            <w:gridCol w:w="1905"/>
            <w:gridCol w:w="2400"/>
          </w:tblGrid>
        </w:tblGridChange>
      </w:tblGrid>
      <w:tr>
        <w:trPr>
          <w:cantSplit w:val="0"/>
          <w:trHeight w:val="345" w:hRule="atLeast"/>
          <w:tblHeader w:val="0"/>
        </w:trPr>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675">
            <w:pPr>
              <w:spacing w:after="220" w:before="220" w:lineRule="auto"/>
              <w:jc w:val="center"/>
              <w:rPr>
                <w:color w:val="202122"/>
                <w:sz w:val="21"/>
                <w:szCs w:val="21"/>
              </w:rPr>
            </w:pPr>
            <w:r w:rsidDel="00000000" w:rsidR="00000000" w:rsidRPr="00000000">
              <w:rPr>
                <w:b w:val="1"/>
                <w:color w:val="202122"/>
                <w:sz w:val="21"/>
                <w:szCs w:val="21"/>
                <w:rtl w:val="0"/>
              </w:rPr>
              <w:t xml:space="preserve">Formula</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676">
            <w:pPr>
              <w:spacing w:after="220" w:before="220" w:lineRule="auto"/>
              <w:jc w:val="center"/>
              <w:rPr>
                <w:color w:val="202122"/>
                <w:sz w:val="21"/>
                <w:szCs w:val="21"/>
              </w:rPr>
            </w:pPr>
            <w:r w:rsidDel="00000000" w:rsidR="00000000" w:rsidRPr="00000000">
              <w:rPr>
                <w:b w:val="1"/>
                <w:color w:val="202122"/>
                <w:sz w:val="21"/>
                <w:szCs w:val="21"/>
                <w:rtl w:val="0"/>
              </w:rPr>
              <w:t xml:space="preserve">Assumptions or notes</w:t>
            </w:r>
            <w:r w:rsidDel="00000000" w:rsidR="00000000" w:rsidRPr="00000000">
              <w:rPr>
                <w:rtl w:val="0"/>
              </w:rPr>
            </w:r>
          </w:p>
        </w:tc>
      </w:tr>
      <w:tr>
        <w:trPr>
          <w:cantSplit w:val="0"/>
          <w:trHeight w:val="825" w:hRule="atLeast"/>
          <w:tblHeader w:val="0"/>
        </w:trPr>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677">
            <w:pPr>
              <w:spacing w:after="220" w:before="220" w:lineRule="auto"/>
              <w:rPr>
                <w:color w:val="202122"/>
                <w:sz w:val="21"/>
                <w:szCs w:val="21"/>
              </w:rPr>
            </w:pPr>
            <w:r w:rsidDel="00000000" w:rsidR="00000000" w:rsidRPr="00000000">
              <w:rPr>
                <w:color w:val="202122"/>
                <w:sz w:val="21"/>
                <w:szCs w:val="21"/>
                <w:rtl w:val="0"/>
              </w:rPr>
              <w:t xml:space="preserve">One-sample </w:t>
            </w:r>
            <w:hyperlink r:id="rId77">
              <w:r w:rsidDel="00000000" w:rsidR="00000000" w:rsidRPr="00000000">
                <w:rPr>
                  <w:color w:val="0645ad"/>
                  <w:sz w:val="21"/>
                  <w:szCs w:val="21"/>
                  <w:rtl w:val="0"/>
                </w:rPr>
                <w:t xml:space="preserve">z-test</w:t>
              </w:r>
            </w:hyperlink>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678">
            <w:pPr>
              <w:spacing w:after="220" w:before="220" w:lineRule="auto"/>
              <w:rPr>
                <w:color w:val="202122"/>
                <w:sz w:val="21"/>
                <w:szCs w:val="21"/>
              </w:rPr>
            </w:pPr>
            <w:r w:rsidDel="00000000" w:rsidR="00000000" w:rsidRPr="00000000">
              <w:rPr>
                <w:color w:val="202122"/>
                <w:sz w:val="25"/>
                <w:szCs w:val="25"/>
                <w:rtl w:val="0"/>
              </w:rPr>
              <w:t xml:space="preserve">{\displaystyle z={\frac {{\overline {x}}-\mu _{0}}{({\sigma }/{\sqrt {n}})}}}</w:t>
            </w:r>
            <w:r w:rsidDel="00000000" w:rsidR="00000000" w:rsidRPr="00000000">
              <w:rPr>
                <w:rtl w:val="0"/>
              </w:rPr>
            </w:r>
          </w:p>
        </w:tc>
      </w:tr>
    </w:tbl>
    <w:p w:rsidR="00000000" w:rsidDel="00000000" w:rsidP="00000000" w:rsidRDefault="00000000" w:rsidRPr="00000000" w14:paraId="00000679">
      <w:pPr>
        <w:rPr/>
      </w:pPr>
      <w:r w:rsidDel="00000000" w:rsidR="00000000" w:rsidRPr="00000000">
        <w:rPr>
          <w:rtl w:val="0"/>
        </w:rPr>
      </w:r>
    </w:p>
    <w:p w:rsidR="00000000" w:rsidDel="00000000" w:rsidP="00000000" w:rsidRDefault="00000000" w:rsidRPr="00000000" w14:paraId="0000067A">
      <w:pPr>
        <w:rPr/>
      </w:pPr>
      <w:r w:rsidDel="00000000" w:rsidR="00000000" w:rsidRPr="00000000">
        <w:rPr/>
        <w:drawing>
          <wp:inline distB="114300" distT="114300" distL="114300" distR="114300">
            <wp:extent cx="1409700" cy="1066800"/>
            <wp:effectExtent b="0" l="0" r="0" t="0"/>
            <wp:docPr id="49" name="image43.png"/>
            <a:graphic>
              <a:graphicData uri="http://schemas.openxmlformats.org/drawingml/2006/picture">
                <pic:pic>
                  <pic:nvPicPr>
                    <pic:cNvPr id="0" name="image43.png"/>
                    <pic:cNvPicPr preferRelativeResize="0"/>
                  </pic:nvPicPr>
                  <pic:blipFill>
                    <a:blip r:embed="rId78"/>
                    <a:srcRect b="0" l="0" r="0" t="0"/>
                    <a:stretch>
                      <a:fillRect/>
                    </a:stretch>
                  </pic:blipFill>
                  <pic:spPr>
                    <a:xfrm>
                      <a:off x="0" y="0"/>
                      <a:ext cx="14097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67B">
      <w:pPr>
        <w:rPr/>
      </w:pPr>
      <w:r w:rsidDel="00000000" w:rsidR="00000000" w:rsidRPr="00000000">
        <w:rPr>
          <w:rtl w:val="0"/>
        </w:rPr>
      </w:r>
    </w:p>
    <w:p w:rsidR="00000000" w:rsidDel="00000000" w:rsidP="00000000" w:rsidRDefault="00000000" w:rsidRPr="00000000" w14:paraId="0000067C">
      <w:pPr>
        <w:rPr/>
      </w:pPr>
      <w:r w:rsidDel="00000000" w:rsidR="00000000" w:rsidRPr="00000000">
        <w:rPr>
          <w:rtl w:val="0"/>
        </w:rPr>
        <w:t xml:space="preserve">One-sample t-test</w:t>
      </w:r>
    </w:p>
    <w:p w:rsidR="00000000" w:rsidDel="00000000" w:rsidP="00000000" w:rsidRDefault="00000000" w:rsidRPr="00000000" w14:paraId="0000067D">
      <w:pPr>
        <w:rPr/>
      </w:pPr>
      <w:r w:rsidDel="00000000" w:rsidR="00000000" w:rsidRPr="00000000">
        <w:rPr>
          <w:rtl w:val="0"/>
        </w:rPr>
      </w:r>
    </w:p>
    <w:p w:rsidR="00000000" w:rsidDel="00000000" w:rsidP="00000000" w:rsidRDefault="00000000" w:rsidRPr="00000000" w14:paraId="0000067E">
      <w:pPr>
        <w:rPr/>
      </w:pPr>
      <w:r w:rsidDel="00000000" w:rsidR="00000000" w:rsidRPr="00000000">
        <w:rPr/>
        <w:drawing>
          <wp:inline distB="114300" distT="114300" distL="114300" distR="114300">
            <wp:extent cx="990600" cy="609600"/>
            <wp:effectExtent b="0" l="0" r="0" t="0"/>
            <wp:docPr id="27" name="image20.png"/>
            <a:graphic>
              <a:graphicData uri="http://schemas.openxmlformats.org/drawingml/2006/picture">
                <pic:pic>
                  <pic:nvPicPr>
                    <pic:cNvPr id="0" name="image20.png"/>
                    <pic:cNvPicPr preferRelativeResize="0"/>
                  </pic:nvPicPr>
                  <pic:blipFill>
                    <a:blip r:embed="rId79"/>
                    <a:srcRect b="0" l="0" r="0" t="0"/>
                    <a:stretch>
                      <a:fillRect/>
                    </a:stretch>
                  </pic:blipFill>
                  <pic:spPr>
                    <a:xfrm>
                      <a:off x="0" y="0"/>
                      <a:ext cx="990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67F">
      <w:pPr>
        <w:rPr/>
      </w:pPr>
      <w:r w:rsidDel="00000000" w:rsidR="00000000" w:rsidRPr="00000000">
        <w:rPr>
          <w:rtl w:val="0"/>
        </w:rPr>
      </w:r>
    </w:p>
    <w:p w:rsidR="00000000" w:rsidDel="00000000" w:rsidP="00000000" w:rsidRDefault="00000000" w:rsidRPr="00000000" w14:paraId="00000680">
      <w:pPr>
        <w:pStyle w:val="Heading3"/>
        <w:rPr/>
      </w:pPr>
      <w:bookmarkStart w:colFirst="0" w:colLast="0" w:name="_otana98or5u0" w:id="130"/>
      <w:bookmarkEnd w:id="130"/>
      <w:r w:rsidDel="00000000" w:rsidR="00000000" w:rsidRPr="00000000">
        <w:rPr>
          <w:rtl w:val="0"/>
        </w:rPr>
        <w:t xml:space="preserve">Two-Tailed and One-Tailed Tests</w:t>
      </w:r>
    </w:p>
    <w:p w:rsidR="00000000" w:rsidDel="00000000" w:rsidP="00000000" w:rsidRDefault="00000000" w:rsidRPr="00000000" w14:paraId="00000681">
      <w:pPr>
        <w:rPr/>
      </w:pPr>
      <w:r w:rsidDel="00000000" w:rsidR="00000000" w:rsidRPr="00000000">
        <w:rPr>
          <w:rtl w:val="0"/>
        </w:rPr>
      </w:r>
    </w:p>
    <w:p w:rsidR="00000000" w:rsidDel="00000000" w:rsidP="00000000" w:rsidRDefault="00000000" w:rsidRPr="00000000" w14:paraId="00000682">
      <w:pPr>
        <w:rPr/>
      </w:pPr>
      <w:r w:rsidDel="00000000" w:rsidR="00000000" w:rsidRPr="00000000">
        <w:rPr>
          <w:b w:val="1"/>
          <w:rtl w:val="0"/>
        </w:rPr>
        <w:t xml:space="preserve">Two-tailed test </w:t>
      </w:r>
      <w:r w:rsidDel="00000000" w:rsidR="00000000" w:rsidRPr="00000000">
        <w:rPr>
          <w:rtl w:val="0"/>
        </w:rPr>
        <w:t xml:space="preserve">is used whenever the estimated value can be greater or smaller than a certain range of values (for example, a target score from an exercise). </w:t>
      </w:r>
    </w:p>
    <w:p w:rsidR="00000000" w:rsidDel="00000000" w:rsidP="00000000" w:rsidRDefault="00000000" w:rsidRPr="00000000" w14:paraId="00000683">
      <w:pPr>
        <w:rPr/>
      </w:pPr>
      <w:r w:rsidDel="00000000" w:rsidR="00000000" w:rsidRPr="00000000">
        <w:rPr>
          <w:rtl w:val="0"/>
        </w:rPr>
        <w:t xml:space="preserve">If the estimated value exists in the critical areas, the alternative hypothesis is accepted over the null hypothesis. </w:t>
      </w:r>
    </w:p>
    <w:p w:rsidR="00000000" w:rsidDel="00000000" w:rsidP="00000000" w:rsidRDefault="00000000" w:rsidRPr="00000000" w14:paraId="00000684">
      <w:pPr>
        <w:rPr/>
      </w:pPr>
      <w:r w:rsidDel="00000000" w:rsidR="00000000" w:rsidRPr="00000000">
        <w:rPr>
          <w:rtl w:val="0"/>
        </w:rPr>
      </w:r>
    </w:p>
    <w:p w:rsidR="00000000" w:rsidDel="00000000" w:rsidP="00000000" w:rsidRDefault="00000000" w:rsidRPr="00000000" w14:paraId="00000685">
      <w:pPr>
        <w:rPr/>
      </w:pPr>
      <w:r w:rsidDel="00000000" w:rsidR="00000000" w:rsidRPr="00000000">
        <w:rPr>
          <w:rtl w:val="0"/>
        </w:rPr>
        <w:t xml:space="preserve">Noting that in a two-tailed test the range of rejection is equal to α/2  (both sides of the distribution, right and left), we need more extreme values in order to incur in a rejection of the null hypothesis. Hence, two-tailed tests are more conservative, and we should assume to have strong evidence to state a specific direction in the hypothesis testing.</w:t>
      </w:r>
    </w:p>
    <w:p w:rsidR="00000000" w:rsidDel="00000000" w:rsidP="00000000" w:rsidRDefault="00000000" w:rsidRPr="00000000" w14:paraId="00000686">
      <w:pPr>
        <w:rPr/>
      </w:pPr>
      <w:r w:rsidDel="00000000" w:rsidR="00000000" w:rsidRPr="00000000">
        <w:rPr>
          <w:rtl w:val="0"/>
        </w:rPr>
      </w:r>
    </w:p>
    <w:p w:rsidR="00000000" w:rsidDel="00000000" w:rsidP="00000000" w:rsidRDefault="00000000" w:rsidRPr="00000000" w14:paraId="00000687">
      <w:pPr>
        <w:rPr/>
      </w:pPr>
      <w:r w:rsidDel="00000000" w:rsidR="00000000" w:rsidRPr="00000000">
        <w:rPr>
          <w:b w:val="1"/>
          <w:rtl w:val="0"/>
        </w:rPr>
        <w:t xml:space="preserve">One-tailed test </w:t>
      </w:r>
      <w:r w:rsidDel="00000000" w:rsidR="00000000" w:rsidRPr="00000000">
        <w:rPr>
          <w:rtl w:val="0"/>
        </w:rPr>
        <w:t xml:space="preserve">is used whenever the estimated value can differ from the reference value only in one direction, greater or smaller. but not both. For example, the defective rate of a machine. </w:t>
      </w:r>
    </w:p>
    <w:p w:rsidR="00000000" w:rsidDel="00000000" w:rsidP="00000000" w:rsidRDefault="00000000" w:rsidRPr="00000000" w14:paraId="00000688">
      <w:pPr>
        <w:rPr/>
      </w:pPr>
      <w:r w:rsidDel="00000000" w:rsidR="00000000" w:rsidRPr="00000000">
        <w:rPr>
          <w:rtl w:val="0"/>
        </w:rPr>
        <w:t xml:space="preserve">If the estimated value exists in one of the one-sided critical areas, depending on the direction of interest, the alternative hypothesis is accepted over the null hypothesis. </w:t>
      </w:r>
    </w:p>
    <w:p w:rsidR="00000000" w:rsidDel="00000000" w:rsidP="00000000" w:rsidRDefault="00000000" w:rsidRPr="00000000" w14:paraId="00000689">
      <w:pPr>
        <w:rPr/>
      </w:pPr>
      <w:r w:rsidDel="00000000" w:rsidR="00000000" w:rsidRPr="00000000">
        <w:rPr>
          <w:rtl w:val="0"/>
        </w:rPr>
      </w:r>
    </w:p>
    <w:p w:rsidR="00000000" w:rsidDel="00000000" w:rsidP="00000000" w:rsidRDefault="00000000" w:rsidRPr="00000000" w14:paraId="0000068A">
      <w:pPr>
        <w:rPr/>
      </w:pPr>
      <w:r w:rsidDel="00000000" w:rsidR="00000000" w:rsidRPr="00000000">
        <w:rPr>
          <w:rtl w:val="0"/>
        </w:rPr>
        <w:t xml:space="preserve">Range of rejection = α (one side of the distribution, right or left).</w:t>
      </w:r>
    </w:p>
    <w:p w:rsidR="00000000" w:rsidDel="00000000" w:rsidP="00000000" w:rsidRDefault="00000000" w:rsidRPr="00000000" w14:paraId="0000068B">
      <w:pPr>
        <w:pStyle w:val="Heading2"/>
        <w:rPr/>
      </w:pPr>
      <w:bookmarkStart w:colFirst="0" w:colLast="0" w:name="_bvcctxov9x30" w:id="131"/>
      <w:bookmarkEnd w:id="131"/>
      <w:r w:rsidDel="00000000" w:rsidR="00000000" w:rsidRPr="00000000">
        <w:rPr>
          <w:rtl w:val="0"/>
        </w:rPr>
        <w:t xml:space="preserve">P-Value and Critical Value</w:t>
      </w:r>
    </w:p>
    <w:p w:rsidR="00000000" w:rsidDel="00000000" w:rsidP="00000000" w:rsidRDefault="00000000" w:rsidRPr="00000000" w14:paraId="0000068C">
      <w:pPr>
        <w:rPr/>
      </w:pPr>
      <w:r w:rsidDel="00000000" w:rsidR="00000000" w:rsidRPr="00000000">
        <w:rPr>
          <w:rtl w:val="0"/>
        </w:rPr>
        <w:t xml:space="preserve">p-value and critical value are meant to do the same thing: support or reject the null hypothesis. </w:t>
      </w:r>
    </w:p>
    <w:p w:rsidR="00000000" w:rsidDel="00000000" w:rsidP="00000000" w:rsidRDefault="00000000" w:rsidRPr="00000000" w14:paraId="0000068D">
      <w:pPr>
        <w:rPr/>
      </w:pPr>
      <w:r w:rsidDel="00000000" w:rsidR="00000000" w:rsidRPr="00000000">
        <w:rPr>
          <w:rtl w:val="0"/>
        </w:rPr>
      </w:r>
    </w:p>
    <w:p w:rsidR="00000000" w:rsidDel="00000000" w:rsidP="00000000" w:rsidRDefault="00000000" w:rsidRPr="00000000" w14:paraId="0000068E">
      <w:pPr>
        <w:rPr/>
      </w:pPr>
      <w:r w:rsidDel="00000000" w:rsidR="00000000" w:rsidRPr="00000000">
        <w:rPr>
          <w:rtl w:val="0"/>
        </w:rPr>
        <w:t xml:space="preserve">The test process will follow this roadmap:</w:t>
      </w:r>
    </w:p>
    <w:p w:rsidR="00000000" w:rsidDel="00000000" w:rsidP="00000000" w:rsidRDefault="00000000" w:rsidRPr="00000000" w14:paraId="0000068F">
      <w:pPr>
        <w:numPr>
          <w:ilvl w:val="0"/>
          <w:numId w:val="32"/>
        </w:numPr>
        <w:ind w:left="720" w:hanging="360"/>
        <w:rPr>
          <w:u w:val="none"/>
        </w:rPr>
      </w:pPr>
      <w:r w:rsidDel="00000000" w:rsidR="00000000" w:rsidRPr="00000000">
        <w:rPr>
          <w:rtl w:val="0"/>
        </w:rPr>
        <w:t xml:space="preserve">State Null and Alternate Hypothesis.</w:t>
      </w:r>
    </w:p>
    <w:p w:rsidR="00000000" w:rsidDel="00000000" w:rsidP="00000000" w:rsidRDefault="00000000" w:rsidRPr="00000000" w14:paraId="00000690">
      <w:pPr>
        <w:numPr>
          <w:ilvl w:val="0"/>
          <w:numId w:val="32"/>
        </w:numPr>
        <w:ind w:left="720" w:hanging="360"/>
        <w:rPr>
          <w:u w:val="none"/>
        </w:rPr>
      </w:pPr>
      <w:r w:rsidDel="00000000" w:rsidR="00000000" w:rsidRPr="00000000">
        <w:rPr>
          <w:rtl w:val="0"/>
        </w:rPr>
        <w:t xml:space="preserve">Choose LOS (level of significance,  α).</w:t>
      </w:r>
    </w:p>
    <w:p w:rsidR="00000000" w:rsidDel="00000000" w:rsidP="00000000" w:rsidRDefault="00000000" w:rsidRPr="00000000" w14:paraId="00000691">
      <w:pPr>
        <w:numPr>
          <w:ilvl w:val="0"/>
          <w:numId w:val="32"/>
        </w:numPr>
        <w:ind w:left="720" w:hanging="360"/>
        <w:rPr>
          <w:u w:val="none"/>
        </w:rPr>
      </w:pPr>
      <w:r w:rsidDel="00000000" w:rsidR="00000000" w:rsidRPr="00000000">
        <w:rPr>
          <w:rtl w:val="0"/>
        </w:rPr>
        <w:t xml:space="preserve">Calculate test statistics from the sample</w:t>
      </w:r>
    </w:p>
    <w:p w:rsidR="00000000" w:rsidDel="00000000" w:rsidP="00000000" w:rsidRDefault="00000000" w:rsidRPr="00000000" w14:paraId="00000692">
      <w:pPr>
        <w:rPr/>
      </w:pPr>
      <w:r w:rsidDel="00000000" w:rsidR="00000000" w:rsidRPr="00000000">
        <w:rPr>
          <w:rtl w:val="0"/>
        </w:rPr>
      </w:r>
    </w:p>
    <w:p w:rsidR="00000000" w:rsidDel="00000000" w:rsidP="00000000" w:rsidRDefault="00000000" w:rsidRPr="00000000" w14:paraId="00000693">
      <w:pPr>
        <w:rPr/>
      </w:pPr>
      <w:r w:rsidDel="00000000" w:rsidR="00000000" w:rsidRPr="00000000">
        <w:rPr>
          <w:rtl w:val="0"/>
        </w:rPr>
        <w:t xml:space="preserve">then, for </w:t>
      </w:r>
      <w:r w:rsidDel="00000000" w:rsidR="00000000" w:rsidRPr="00000000">
        <w:rPr>
          <w:b w:val="1"/>
          <w:rtl w:val="0"/>
        </w:rPr>
        <w:t xml:space="preserve">P-Value</w:t>
      </w:r>
      <w:r w:rsidDel="00000000" w:rsidR="00000000" w:rsidRPr="00000000">
        <w:rPr>
          <w:rtl w:val="0"/>
        </w:rPr>
        <w:t xml:space="preserve"> approach:</w:t>
      </w:r>
    </w:p>
    <w:p w:rsidR="00000000" w:rsidDel="00000000" w:rsidP="00000000" w:rsidRDefault="00000000" w:rsidRPr="00000000" w14:paraId="00000694">
      <w:pPr>
        <w:numPr>
          <w:ilvl w:val="0"/>
          <w:numId w:val="13"/>
        </w:numPr>
        <w:ind w:left="720" w:hanging="360"/>
        <w:rPr>
          <w:u w:val="none"/>
        </w:rPr>
      </w:pPr>
      <w:r w:rsidDel="00000000" w:rsidR="00000000" w:rsidRPr="00000000">
        <w:rPr>
          <w:rtl w:val="0"/>
        </w:rPr>
        <w:t xml:space="preserve">Compute p-value</w:t>
      </w:r>
    </w:p>
    <w:p w:rsidR="00000000" w:rsidDel="00000000" w:rsidP="00000000" w:rsidRDefault="00000000" w:rsidRPr="00000000" w14:paraId="00000695">
      <w:pPr>
        <w:numPr>
          <w:ilvl w:val="0"/>
          <w:numId w:val="13"/>
        </w:numPr>
        <w:ind w:left="720" w:hanging="360"/>
        <w:rPr>
          <w:u w:val="none"/>
        </w:rPr>
      </w:pPr>
      <w:r w:rsidDel="00000000" w:rsidR="00000000" w:rsidRPr="00000000">
        <w:rPr>
          <w:rtl w:val="0"/>
        </w:rPr>
        <w:t xml:space="preserve">Compare p-value to alpha level</w:t>
      </w:r>
    </w:p>
    <w:p w:rsidR="00000000" w:rsidDel="00000000" w:rsidP="00000000" w:rsidRDefault="00000000" w:rsidRPr="00000000" w14:paraId="00000696">
      <w:pPr>
        <w:numPr>
          <w:ilvl w:val="0"/>
          <w:numId w:val="13"/>
        </w:numPr>
        <w:ind w:left="720" w:hanging="360"/>
        <w:rPr>
          <w:u w:val="none"/>
        </w:rPr>
      </w:pPr>
      <w:r w:rsidDel="00000000" w:rsidR="00000000" w:rsidRPr="00000000">
        <w:rPr>
          <w:rtl w:val="0"/>
        </w:rPr>
        <w:t xml:space="preserve">Reject null if p-value &lt;= alpha level</w:t>
      </w:r>
    </w:p>
    <w:p w:rsidR="00000000" w:rsidDel="00000000" w:rsidP="00000000" w:rsidRDefault="00000000" w:rsidRPr="00000000" w14:paraId="00000697">
      <w:pPr>
        <w:rPr/>
      </w:pPr>
      <w:r w:rsidDel="00000000" w:rsidR="00000000" w:rsidRPr="00000000">
        <w:rPr>
          <w:rtl w:val="0"/>
        </w:rPr>
      </w:r>
    </w:p>
    <w:p w:rsidR="00000000" w:rsidDel="00000000" w:rsidP="00000000" w:rsidRDefault="00000000" w:rsidRPr="00000000" w14:paraId="00000698">
      <w:pPr>
        <w:rPr/>
      </w:pPr>
      <w:r w:rsidDel="00000000" w:rsidR="00000000" w:rsidRPr="00000000">
        <w:rPr>
          <w:rtl w:val="0"/>
        </w:rPr>
        <w:t xml:space="preserve">if </w:t>
      </w:r>
      <w:r w:rsidDel="00000000" w:rsidR="00000000" w:rsidRPr="00000000">
        <w:rPr>
          <w:b w:val="1"/>
          <w:rtl w:val="0"/>
        </w:rPr>
        <w:t xml:space="preserve">Critical Value</w:t>
      </w:r>
      <w:r w:rsidDel="00000000" w:rsidR="00000000" w:rsidRPr="00000000">
        <w:rPr>
          <w:rtl w:val="0"/>
        </w:rPr>
        <w:t xml:space="preserve"> approach:</w:t>
      </w:r>
    </w:p>
    <w:p w:rsidR="00000000" w:rsidDel="00000000" w:rsidP="00000000" w:rsidRDefault="00000000" w:rsidRPr="00000000" w14:paraId="00000699">
      <w:pPr>
        <w:numPr>
          <w:ilvl w:val="0"/>
          <w:numId w:val="15"/>
        </w:numPr>
        <w:ind w:left="720" w:hanging="360"/>
        <w:rPr>
          <w:u w:val="none"/>
        </w:rPr>
      </w:pPr>
      <w:r w:rsidDel="00000000" w:rsidR="00000000" w:rsidRPr="00000000">
        <w:rPr>
          <w:rtl w:val="0"/>
        </w:rPr>
        <w:t xml:space="preserve">Find critical value.</w:t>
      </w:r>
    </w:p>
    <w:p w:rsidR="00000000" w:rsidDel="00000000" w:rsidP="00000000" w:rsidRDefault="00000000" w:rsidRPr="00000000" w14:paraId="0000069A">
      <w:pPr>
        <w:numPr>
          <w:ilvl w:val="0"/>
          <w:numId w:val="15"/>
        </w:numPr>
        <w:ind w:left="720" w:hanging="360"/>
        <w:rPr>
          <w:u w:val="none"/>
        </w:rPr>
      </w:pPr>
      <w:r w:rsidDel="00000000" w:rsidR="00000000" w:rsidRPr="00000000">
        <w:rPr>
          <w:rtl w:val="0"/>
        </w:rPr>
        <w:t xml:space="preserve">Compare test statistics to critical value.</w:t>
      </w:r>
    </w:p>
    <w:p w:rsidR="00000000" w:rsidDel="00000000" w:rsidP="00000000" w:rsidRDefault="00000000" w:rsidRPr="00000000" w14:paraId="0000069B">
      <w:pPr>
        <w:numPr>
          <w:ilvl w:val="0"/>
          <w:numId w:val="15"/>
        </w:numPr>
        <w:ind w:left="720" w:hanging="360"/>
        <w:rPr>
          <w:u w:val="none"/>
        </w:rPr>
      </w:pPr>
      <w:r w:rsidDel="00000000" w:rsidR="00000000" w:rsidRPr="00000000">
        <w:rPr>
          <w:rtl w:val="0"/>
        </w:rPr>
        <w:t xml:space="preserve">Reject null if the test value falls in the rejection region (|t| &lt; critical value)</w:t>
      </w:r>
    </w:p>
    <w:p w:rsidR="00000000" w:rsidDel="00000000" w:rsidP="00000000" w:rsidRDefault="00000000" w:rsidRPr="00000000" w14:paraId="0000069C">
      <w:pPr>
        <w:ind w:left="720" w:firstLine="0"/>
        <w:rPr/>
      </w:pPr>
      <w:r w:rsidDel="00000000" w:rsidR="00000000" w:rsidRPr="00000000">
        <w:rPr>
          <w:rtl w:val="0"/>
        </w:rPr>
      </w:r>
    </w:p>
    <w:p w:rsidR="00000000" w:rsidDel="00000000" w:rsidP="00000000" w:rsidRDefault="00000000" w:rsidRPr="00000000" w14:paraId="0000069D">
      <w:pPr>
        <w:ind w:left="0" w:firstLine="0"/>
        <w:rPr/>
      </w:pPr>
      <w:r w:rsidDel="00000000" w:rsidR="00000000" w:rsidRPr="00000000">
        <w:rPr>
          <w:rtl w:val="0"/>
        </w:rPr>
      </w:r>
    </w:p>
    <w:p w:rsidR="00000000" w:rsidDel="00000000" w:rsidP="00000000" w:rsidRDefault="00000000" w:rsidRPr="00000000" w14:paraId="0000069E">
      <w:pPr>
        <w:ind w:left="0" w:firstLine="0"/>
        <w:rPr/>
      </w:pPr>
      <w:r w:rsidDel="00000000" w:rsidR="00000000" w:rsidRPr="00000000">
        <w:rPr>
          <w:rtl w:val="0"/>
        </w:rPr>
      </w:r>
    </w:p>
    <w:p w:rsidR="00000000" w:rsidDel="00000000" w:rsidP="00000000" w:rsidRDefault="00000000" w:rsidRPr="00000000" w14:paraId="0000069F">
      <w:pPr>
        <w:ind w:left="0" w:firstLine="0"/>
        <w:rPr>
          <w:b w:val="1"/>
        </w:rPr>
      </w:pPr>
      <w:r w:rsidDel="00000000" w:rsidR="00000000" w:rsidRPr="00000000">
        <w:rPr>
          <w:b w:val="1"/>
          <w:rtl w:val="0"/>
        </w:rPr>
        <w:t xml:space="preserve">P-Value</w:t>
      </w:r>
      <w:r w:rsidDel="00000000" w:rsidR="00000000" w:rsidRPr="00000000">
        <w:rPr>
          <w:b w:val="1"/>
          <w:vertAlign w:val="superscript"/>
        </w:rPr>
        <w:footnoteReference w:customMarkFollows="0" w:id="5"/>
      </w:r>
      <w:r w:rsidDel="00000000" w:rsidR="00000000" w:rsidRPr="00000000">
        <w:rPr>
          <w:b w:val="1"/>
          <w:rtl w:val="0"/>
        </w:rPr>
        <w:t xml:space="preserve"> (compare areas):</w:t>
      </w:r>
    </w:p>
    <w:p w:rsidR="00000000" w:rsidDel="00000000" w:rsidP="00000000" w:rsidRDefault="00000000" w:rsidRPr="00000000" w14:paraId="000006A0">
      <w:pPr>
        <w:rPr/>
      </w:pPr>
      <w:r w:rsidDel="00000000" w:rsidR="00000000" w:rsidRPr="00000000">
        <w:rPr>
          <w:rtl w:val="0"/>
        </w:rPr>
        <w:t xml:space="preserve">For the p-value approach, the likelihood (p-value) of the numerical value of the test statistic is compared to the specified significance level (α) of the hypothesis test.</w:t>
      </w:r>
    </w:p>
    <w:p w:rsidR="00000000" w:rsidDel="00000000" w:rsidP="00000000" w:rsidRDefault="00000000" w:rsidRPr="00000000" w14:paraId="000006A1">
      <w:pPr>
        <w:rPr/>
      </w:pPr>
      <w:r w:rsidDel="00000000" w:rsidR="00000000" w:rsidRPr="00000000">
        <w:rPr>
          <w:rtl w:val="0"/>
        </w:rPr>
      </w:r>
    </w:p>
    <w:p w:rsidR="00000000" w:rsidDel="00000000" w:rsidP="00000000" w:rsidRDefault="00000000" w:rsidRPr="00000000" w14:paraId="000006A2">
      <w:pPr>
        <w:rPr/>
      </w:pPr>
      <w:r w:rsidDel="00000000" w:rsidR="00000000" w:rsidRPr="00000000">
        <w:rPr>
          <w:rtl w:val="0"/>
        </w:rPr>
        <w:t xml:space="preserve">The p-value corresponds to the probability of observing sample data at least as extreme as the actually obtained test statistic. Small p-values provide evidence against the null hypothesis. The smaller (closer to 0) the p-value, the stronger is the evidence against the null hypothesis.</w:t>
      </w:r>
    </w:p>
    <w:p w:rsidR="00000000" w:rsidDel="00000000" w:rsidP="00000000" w:rsidRDefault="00000000" w:rsidRPr="00000000" w14:paraId="000006A3">
      <w:pPr>
        <w:rPr/>
      </w:pPr>
      <w:r w:rsidDel="00000000" w:rsidR="00000000" w:rsidRPr="00000000">
        <w:rPr>
          <w:rtl w:val="0"/>
        </w:rPr>
      </w:r>
    </w:p>
    <w:p w:rsidR="00000000" w:rsidDel="00000000" w:rsidP="00000000" w:rsidRDefault="00000000" w:rsidRPr="00000000" w14:paraId="000006A4">
      <w:pPr>
        <w:rPr/>
      </w:pPr>
      <w:r w:rsidDel="00000000" w:rsidR="00000000" w:rsidRPr="00000000">
        <w:rPr>
          <w:rtl w:val="0"/>
        </w:rPr>
      </w:r>
    </w:p>
    <w:p w:rsidR="00000000" w:rsidDel="00000000" w:rsidP="00000000" w:rsidRDefault="00000000" w:rsidRPr="00000000" w14:paraId="000006A5">
      <w:pPr>
        <w:rPr>
          <w:b w:val="1"/>
        </w:rPr>
      </w:pPr>
      <w:r w:rsidDel="00000000" w:rsidR="00000000" w:rsidRPr="00000000">
        <w:rPr>
          <w:b w:val="1"/>
          <w:rtl w:val="0"/>
        </w:rPr>
        <w:t xml:space="preserve">Critical Value (compare scores):</w:t>
      </w:r>
    </w:p>
    <w:p w:rsidR="00000000" w:rsidDel="00000000" w:rsidP="00000000" w:rsidRDefault="00000000" w:rsidRPr="00000000" w14:paraId="000006A6">
      <w:pPr>
        <w:rPr/>
      </w:pPr>
      <w:r w:rsidDel="00000000" w:rsidR="00000000" w:rsidRPr="00000000">
        <w:rPr>
          <w:rtl w:val="0"/>
        </w:rPr>
        <w:t xml:space="preserve">I</w:t>
      </w:r>
      <w:r w:rsidDel="00000000" w:rsidR="00000000" w:rsidRPr="00000000">
        <w:rPr>
          <w:rtl w:val="0"/>
        </w:rPr>
        <w:t xml:space="preserve">t is determined whether or not the observed test statistic is more extreme than a defined critical value. Therefore the observed test statistic (calculated on the basis of sample data) is compared to the critical value, some kind of cutoff value. </w:t>
      </w:r>
    </w:p>
    <w:p w:rsidR="00000000" w:rsidDel="00000000" w:rsidP="00000000" w:rsidRDefault="00000000" w:rsidRPr="00000000" w14:paraId="000006A7">
      <w:pPr>
        <w:numPr>
          <w:ilvl w:val="0"/>
          <w:numId w:val="33"/>
        </w:numPr>
        <w:ind w:left="720" w:hanging="360"/>
        <w:rPr>
          <w:u w:val="none"/>
        </w:rPr>
      </w:pPr>
      <w:r w:rsidDel="00000000" w:rsidR="00000000" w:rsidRPr="00000000">
        <w:rPr>
          <w:rtl w:val="0"/>
        </w:rPr>
        <w:t xml:space="preserve">If the test statistic is more extreme than the critical value, the null hypothesis is rejected. </w:t>
      </w:r>
    </w:p>
    <w:p w:rsidR="00000000" w:rsidDel="00000000" w:rsidP="00000000" w:rsidRDefault="00000000" w:rsidRPr="00000000" w14:paraId="000006A8">
      <w:pPr>
        <w:numPr>
          <w:ilvl w:val="0"/>
          <w:numId w:val="33"/>
        </w:numPr>
        <w:ind w:left="720" w:hanging="360"/>
        <w:rPr>
          <w:u w:val="none"/>
        </w:rPr>
      </w:pPr>
      <w:r w:rsidDel="00000000" w:rsidR="00000000" w:rsidRPr="00000000">
        <w:rPr>
          <w:rtl w:val="0"/>
        </w:rPr>
        <w:t xml:space="preserve">If the test statistic is not as extreme as the critical value, the null hypothesis is not rejected.</w:t>
      </w:r>
    </w:p>
    <w:p w:rsidR="00000000" w:rsidDel="00000000" w:rsidP="00000000" w:rsidRDefault="00000000" w:rsidRPr="00000000" w14:paraId="000006A9">
      <w:pPr>
        <w:rPr/>
      </w:pPr>
      <w:r w:rsidDel="00000000" w:rsidR="00000000" w:rsidRPr="00000000">
        <w:rPr>
          <w:rtl w:val="0"/>
        </w:rPr>
      </w:r>
    </w:p>
    <w:p w:rsidR="00000000" w:rsidDel="00000000" w:rsidP="00000000" w:rsidRDefault="00000000" w:rsidRPr="00000000" w14:paraId="000006AA">
      <w:pPr>
        <w:rPr/>
      </w:pPr>
      <w:r w:rsidDel="00000000" w:rsidR="00000000" w:rsidRPr="00000000">
        <w:rPr>
          <w:rtl w:val="0"/>
        </w:rPr>
      </w:r>
    </w:p>
    <w:p w:rsidR="00000000" w:rsidDel="00000000" w:rsidP="00000000" w:rsidRDefault="00000000" w:rsidRPr="00000000" w14:paraId="000006AB">
      <w:pPr>
        <w:pStyle w:val="Heading2"/>
        <w:rPr/>
      </w:pPr>
      <w:bookmarkStart w:colFirst="0" w:colLast="0" w:name="_bj2xsq6gmchi" w:id="132"/>
      <w:bookmarkEnd w:id="132"/>
      <w:r w:rsidDel="00000000" w:rsidR="00000000" w:rsidRPr="00000000">
        <w:rPr>
          <w:rtl w:val="0"/>
        </w:rPr>
        <w:t xml:space="preserve">A/B Testing</w:t>
      </w:r>
    </w:p>
    <w:p w:rsidR="00000000" w:rsidDel="00000000" w:rsidP="00000000" w:rsidRDefault="00000000" w:rsidRPr="00000000" w14:paraId="000006AC">
      <w:pPr>
        <w:rPr/>
      </w:pPr>
      <w:r w:rsidDel="00000000" w:rsidR="00000000" w:rsidRPr="00000000">
        <w:rPr>
          <w:rtl w:val="0"/>
        </w:rPr>
        <w:t xml:space="preserve">A/B Testing is a way to test two and two only independent variables (two-sample hypothesis testing, split testing or bucket testing).</w:t>
      </w:r>
    </w:p>
    <w:p w:rsidR="00000000" w:rsidDel="00000000" w:rsidP="00000000" w:rsidRDefault="00000000" w:rsidRPr="00000000" w14:paraId="000006AD">
      <w:pPr>
        <w:rPr/>
      </w:pPr>
      <w:r w:rsidDel="00000000" w:rsidR="00000000" w:rsidRPr="00000000">
        <w:rPr>
          <w:rtl w:val="0"/>
        </w:rPr>
      </w:r>
    </w:p>
    <w:p w:rsidR="00000000" w:rsidDel="00000000" w:rsidP="00000000" w:rsidRDefault="00000000" w:rsidRPr="00000000" w14:paraId="000006AE">
      <w:pPr>
        <w:pStyle w:val="Heading1"/>
        <w:rPr/>
      </w:pPr>
      <w:bookmarkStart w:colFirst="0" w:colLast="0" w:name="_630ynlhcfvm" w:id="133"/>
      <w:bookmarkEnd w:id="133"/>
      <w:r w:rsidDel="00000000" w:rsidR="00000000" w:rsidRPr="00000000">
        <w:rPr>
          <w:rtl w:val="0"/>
        </w:rPr>
        <w:t xml:space="preserve">Regression Analysis</w:t>
      </w:r>
    </w:p>
    <w:p w:rsidR="00000000" w:rsidDel="00000000" w:rsidP="00000000" w:rsidRDefault="00000000" w:rsidRPr="00000000" w14:paraId="000006AF">
      <w:pPr>
        <w:rPr/>
      </w:pPr>
      <w:r w:rsidDel="00000000" w:rsidR="00000000" w:rsidRPr="00000000">
        <w:rPr>
          <w:rtl w:val="0"/>
        </w:rPr>
        <w:t xml:space="preserve">Regression analysis is a set of statistical processes for estimating the relationships between a dependent variable (often called the 'outcome' or 'response' variable, or a 'label' in machine learning parlance) and one or more independent variables (often called 'predictors', 'covariates', 'explanatory variables' or 'features').</w:t>
      </w:r>
    </w:p>
    <w:p w:rsidR="00000000" w:rsidDel="00000000" w:rsidP="00000000" w:rsidRDefault="00000000" w:rsidRPr="00000000" w14:paraId="000006B0">
      <w:pPr>
        <w:rPr/>
      </w:pPr>
      <w:r w:rsidDel="00000000" w:rsidR="00000000" w:rsidRPr="00000000">
        <w:rPr>
          <w:rtl w:val="0"/>
        </w:rPr>
      </w:r>
    </w:p>
    <w:p w:rsidR="00000000" w:rsidDel="00000000" w:rsidP="00000000" w:rsidRDefault="00000000" w:rsidRPr="00000000" w14:paraId="000006B1">
      <w:pPr>
        <w:rPr/>
      </w:pPr>
      <w:r w:rsidDel="00000000" w:rsidR="00000000" w:rsidRPr="00000000">
        <w:rPr>
          <w:rtl w:val="0"/>
        </w:rPr>
        <w:t xml:space="preserve">Regression analysis is primarily used for two conceptually distinct purposes.</w:t>
      </w:r>
    </w:p>
    <w:p w:rsidR="00000000" w:rsidDel="00000000" w:rsidP="00000000" w:rsidRDefault="00000000" w:rsidRPr="00000000" w14:paraId="000006B2">
      <w:pPr>
        <w:rPr/>
      </w:pPr>
      <w:r w:rsidDel="00000000" w:rsidR="00000000" w:rsidRPr="00000000">
        <w:rPr>
          <w:rtl w:val="0"/>
        </w:rPr>
      </w:r>
    </w:p>
    <w:p w:rsidR="00000000" w:rsidDel="00000000" w:rsidP="00000000" w:rsidRDefault="00000000" w:rsidRPr="00000000" w14:paraId="000006B3">
      <w:pPr>
        <w:rPr/>
      </w:pPr>
      <w:r w:rsidDel="00000000" w:rsidR="00000000" w:rsidRPr="00000000">
        <w:rPr>
          <w:rtl w:val="0"/>
        </w:rPr>
        <w:t xml:space="preserve">First, regression analysis is widely used for prediction and forecasting, where its use has substantial overlap with the field of machine learning.</w:t>
      </w:r>
    </w:p>
    <w:p w:rsidR="00000000" w:rsidDel="00000000" w:rsidP="00000000" w:rsidRDefault="00000000" w:rsidRPr="00000000" w14:paraId="000006B4">
      <w:pPr>
        <w:rPr/>
      </w:pPr>
      <w:r w:rsidDel="00000000" w:rsidR="00000000" w:rsidRPr="00000000">
        <w:rPr>
          <w:rtl w:val="0"/>
        </w:rPr>
      </w:r>
    </w:p>
    <w:p w:rsidR="00000000" w:rsidDel="00000000" w:rsidP="00000000" w:rsidRDefault="00000000" w:rsidRPr="00000000" w14:paraId="000006B5">
      <w:pPr>
        <w:rPr/>
      </w:pPr>
      <w:r w:rsidDel="00000000" w:rsidR="00000000" w:rsidRPr="00000000">
        <w:rPr>
          <w:rtl w:val="0"/>
        </w:rPr>
        <w:t xml:space="preserve">Second, in some situations regression analysis can be used to infer causal relationships between the independent and dependent variables. Importantly, regressions by themselves only reveal relationships between a dependent variable and a collection of independent variables in a fixed dataset.</w:t>
      </w:r>
    </w:p>
    <w:p w:rsidR="00000000" w:rsidDel="00000000" w:rsidP="00000000" w:rsidRDefault="00000000" w:rsidRPr="00000000" w14:paraId="000006B6">
      <w:pPr>
        <w:rPr/>
      </w:pPr>
      <w:r w:rsidDel="00000000" w:rsidR="00000000" w:rsidRPr="00000000">
        <w:rPr>
          <w:rtl w:val="0"/>
        </w:rPr>
      </w:r>
    </w:p>
    <w:p w:rsidR="00000000" w:rsidDel="00000000" w:rsidP="00000000" w:rsidRDefault="00000000" w:rsidRPr="00000000" w14:paraId="000006B7">
      <w:pPr>
        <w:rPr/>
      </w:pPr>
      <w:r w:rsidDel="00000000" w:rsidR="00000000" w:rsidRPr="00000000">
        <w:rPr>
          <w:rtl w:val="0"/>
        </w:rPr>
        <w:t xml:space="preserve">Linear regression line is on the form of</w:t>
        <w:br w:type="textWrapping"/>
        <w:br w:type="textWrapping"/>
        <w:t xml:space="preserve">y = mx + b</w:t>
      </w:r>
    </w:p>
    <w:p w:rsidR="00000000" w:rsidDel="00000000" w:rsidP="00000000" w:rsidRDefault="00000000" w:rsidRPr="00000000" w14:paraId="000006B8">
      <w:pPr>
        <w:rPr/>
      </w:pPr>
      <w:r w:rsidDel="00000000" w:rsidR="00000000" w:rsidRPr="00000000">
        <w:rPr>
          <w:rtl w:val="0"/>
        </w:rPr>
      </w:r>
    </w:p>
    <w:p w:rsidR="00000000" w:rsidDel="00000000" w:rsidP="00000000" w:rsidRDefault="00000000" w:rsidRPr="00000000" w14:paraId="000006B9">
      <w:pPr>
        <w:rPr/>
      </w:pPr>
      <w:r w:rsidDel="00000000" w:rsidR="00000000" w:rsidRPr="00000000">
        <w:rPr>
          <w:rtl w:val="0"/>
        </w:rPr>
        <w:t xml:space="preserve">But how can we solve that in a context where there are many possible features of x, such as in a prediction under uncertainty? OLS is one of the possible approaches.</w:t>
      </w:r>
    </w:p>
    <w:p w:rsidR="00000000" w:rsidDel="00000000" w:rsidP="00000000" w:rsidRDefault="00000000" w:rsidRPr="00000000" w14:paraId="000006BA">
      <w:pPr>
        <w:rPr/>
      </w:pPr>
      <w:r w:rsidDel="00000000" w:rsidR="00000000" w:rsidRPr="00000000">
        <w:rPr>
          <w:rtl w:val="0"/>
        </w:rPr>
      </w:r>
    </w:p>
    <w:p w:rsidR="00000000" w:rsidDel="00000000" w:rsidP="00000000" w:rsidRDefault="00000000" w:rsidRPr="00000000" w14:paraId="000006BB">
      <w:pPr>
        <w:rPr/>
      </w:pPr>
      <w:r w:rsidDel="00000000" w:rsidR="00000000" w:rsidRPr="00000000">
        <w:rPr>
          <w:rtl w:val="0"/>
        </w:rPr>
      </w:r>
    </w:p>
    <w:p w:rsidR="00000000" w:rsidDel="00000000" w:rsidP="00000000" w:rsidRDefault="00000000" w:rsidRPr="00000000" w14:paraId="000006BC">
      <w:pPr>
        <w:pStyle w:val="Heading2"/>
        <w:rPr/>
      </w:pPr>
      <w:bookmarkStart w:colFirst="0" w:colLast="0" w:name="_7u6duwt76jcb" w:id="134"/>
      <w:bookmarkEnd w:id="134"/>
      <w:r w:rsidDel="00000000" w:rsidR="00000000" w:rsidRPr="00000000">
        <w:rPr>
          <w:rtl w:val="0"/>
        </w:rPr>
        <w:t xml:space="preserve">Ordinary Least Squares (OLS)</w:t>
      </w:r>
      <w:r w:rsidDel="00000000" w:rsidR="00000000" w:rsidRPr="00000000">
        <w:rPr>
          <w:vertAlign w:val="superscript"/>
        </w:rPr>
        <w:footnoteReference w:customMarkFollows="0" w:id="6"/>
      </w:r>
      <w:r w:rsidDel="00000000" w:rsidR="00000000" w:rsidRPr="00000000">
        <w:rPr>
          <w:rtl w:val="0"/>
        </w:rPr>
      </w:r>
    </w:p>
    <w:p w:rsidR="00000000" w:rsidDel="00000000" w:rsidP="00000000" w:rsidRDefault="00000000" w:rsidRPr="00000000" w14:paraId="000006BD">
      <w:pPr>
        <w:rPr/>
      </w:pPr>
      <w:r w:rsidDel="00000000" w:rsidR="00000000" w:rsidRPr="00000000">
        <w:rPr>
          <w:rtl w:val="0"/>
        </w:rPr>
        <w:t xml:space="preserve">Ordinary least squares (OLS) is a t method for choosing the unknown parameters in a linear regression model by the principle of least squares: minimizing the sum of the squares of the differences between the observed dependent variable (values of the variable being observed) in the given dataset and those predicted by the linear regression function.</w:t>
      </w:r>
    </w:p>
    <w:p w:rsidR="00000000" w:rsidDel="00000000" w:rsidP="00000000" w:rsidRDefault="00000000" w:rsidRPr="00000000" w14:paraId="000006BE">
      <w:pPr>
        <w:rPr/>
      </w:pPr>
      <w:r w:rsidDel="00000000" w:rsidR="00000000" w:rsidRPr="00000000">
        <w:rPr>
          <w:rtl w:val="0"/>
        </w:rPr>
      </w:r>
    </w:p>
    <w:p w:rsidR="00000000" w:rsidDel="00000000" w:rsidP="00000000" w:rsidRDefault="00000000" w:rsidRPr="00000000" w14:paraId="000006BF">
      <w:pPr>
        <w:rPr/>
      </w:pPr>
      <w:r w:rsidDel="00000000" w:rsidR="00000000" w:rsidRPr="00000000">
        <w:rPr>
          <w:rtl w:val="0"/>
        </w:rPr>
        <w:t xml:space="preserve">OLS allows us to directly solve the y = mx + b equation for the slope m and the intercept b.</w:t>
        <w:br w:type="textWrapping"/>
        <w:br w:type="textWrapping"/>
        <w:t xml:space="preserve">Thus our linear regression function will translate to:</w:t>
      </w:r>
    </w:p>
    <w:p w:rsidR="00000000" w:rsidDel="00000000" w:rsidP="00000000" w:rsidRDefault="00000000" w:rsidRPr="00000000" w14:paraId="000006C0">
      <w:pPr>
        <w:rPr/>
      </w:pPr>
      <w:r w:rsidDel="00000000" w:rsidR="00000000" w:rsidRPr="00000000">
        <w:rPr>
          <w:rtl w:val="0"/>
        </w:rPr>
      </w:r>
    </w:p>
    <w:p w:rsidR="00000000" w:rsidDel="00000000" w:rsidP="00000000" w:rsidRDefault="00000000" w:rsidRPr="00000000" w14:paraId="000006C1">
      <w:pPr>
        <w:rPr/>
      </w:pPr>
      <w:r w:rsidDel="00000000" w:rsidR="00000000" w:rsidRPr="00000000">
        <w:rPr/>
        <w:drawing>
          <wp:inline distB="114300" distT="114300" distL="114300" distR="114300">
            <wp:extent cx="4548188" cy="2636740"/>
            <wp:effectExtent b="0" l="0" r="0" t="0"/>
            <wp:docPr id="57" name="image60.png"/>
            <a:graphic>
              <a:graphicData uri="http://schemas.openxmlformats.org/drawingml/2006/picture">
                <pic:pic>
                  <pic:nvPicPr>
                    <pic:cNvPr id="0" name="image60.png"/>
                    <pic:cNvPicPr preferRelativeResize="0"/>
                  </pic:nvPicPr>
                  <pic:blipFill>
                    <a:blip r:embed="rId80"/>
                    <a:srcRect b="0" l="0" r="0" t="0"/>
                    <a:stretch>
                      <a:fillRect/>
                    </a:stretch>
                  </pic:blipFill>
                  <pic:spPr>
                    <a:xfrm>
                      <a:off x="0" y="0"/>
                      <a:ext cx="4548188" cy="2636740"/>
                    </a:xfrm>
                    <a:prstGeom prst="rect"/>
                    <a:ln/>
                  </pic:spPr>
                </pic:pic>
              </a:graphicData>
            </a:graphic>
          </wp:inline>
        </w:drawing>
      </w:r>
      <w:r w:rsidDel="00000000" w:rsidR="00000000" w:rsidRPr="00000000">
        <w:rPr>
          <w:rtl w:val="0"/>
        </w:rPr>
      </w:r>
    </w:p>
    <w:p w:rsidR="00000000" w:rsidDel="00000000" w:rsidP="00000000" w:rsidRDefault="00000000" w:rsidRPr="00000000" w14:paraId="000006C2">
      <w:pPr>
        <w:rPr/>
      </w:pPr>
      <w:r w:rsidDel="00000000" w:rsidR="00000000" w:rsidRPr="00000000">
        <w:rPr>
          <w:rtl w:val="0"/>
        </w:rPr>
      </w:r>
    </w:p>
    <w:p w:rsidR="00000000" w:rsidDel="00000000" w:rsidP="00000000" w:rsidRDefault="00000000" w:rsidRPr="00000000" w14:paraId="000006C3">
      <w:pPr>
        <w:rPr/>
      </w:pPr>
      <w:r w:rsidDel="00000000" w:rsidR="00000000" w:rsidRPr="00000000">
        <w:rPr>
          <w:rtl w:val="0"/>
        </w:rPr>
      </w:r>
    </w:p>
    <w:p w:rsidR="00000000" w:rsidDel="00000000" w:rsidP="00000000" w:rsidRDefault="00000000" w:rsidRPr="00000000" w14:paraId="000006C4">
      <w:pPr>
        <w:rPr/>
      </w:pPr>
      <w:r w:rsidDel="00000000" w:rsidR="00000000" w:rsidRPr="00000000">
        <w:rPr>
          <w:rtl w:val="0"/>
        </w:rPr>
        <w:t xml:space="preserve">We need then to solve for the beta coefficients, usually done with computational techniques using stochastic gradient descent.</w:t>
      </w:r>
    </w:p>
    <w:p w:rsidR="00000000" w:rsidDel="00000000" w:rsidP="00000000" w:rsidRDefault="00000000" w:rsidRPr="00000000" w14:paraId="000006C5">
      <w:pPr>
        <w:rPr/>
      </w:pPr>
      <w:r w:rsidDel="00000000" w:rsidR="00000000" w:rsidRPr="00000000">
        <w:rPr>
          <w:rtl w:val="0"/>
        </w:rPr>
      </w:r>
    </w:p>
    <w:p w:rsidR="00000000" w:rsidDel="00000000" w:rsidP="00000000" w:rsidRDefault="00000000" w:rsidRPr="00000000" w14:paraId="000006C6">
      <w:pPr>
        <w:pStyle w:val="Heading2"/>
        <w:rPr/>
      </w:pPr>
      <w:bookmarkStart w:colFirst="0" w:colLast="0" w:name="_sm8tdi1vdxjb" w:id="135"/>
      <w:bookmarkEnd w:id="135"/>
      <w:r w:rsidDel="00000000" w:rsidR="00000000" w:rsidRPr="00000000">
        <w:rPr>
          <w:rtl w:val="0"/>
        </w:rPr>
        <w:t xml:space="preserve">Correlation Coefficient </w:t>
      </w:r>
    </w:p>
    <w:p w:rsidR="00000000" w:rsidDel="00000000" w:rsidP="00000000" w:rsidRDefault="00000000" w:rsidRPr="00000000" w14:paraId="000006C7">
      <w:pPr>
        <w:rPr/>
      </w:pPr>
      <w:r w:rsidDel="00000000" w:rsidR="00000000" w:rsidRPr="00000000">
        <w:rPr>
          <w:rtl w:val="0"/>
        </w:rPr>
        <w:t xml:space="preserve">The sample correlation coefficient (r) is a measure of the closeness of association of the points in a scatter plot to a linear regression line based on those points, as in the example above for accumulated saving over time. Possible values of the correlation coefficient range from -1 to +1, with -1 indicating a perfectly linear negative, i.e., inverse, correlation (sloping downward) and +1 indicating a perfectly linear positive correlation (sloping upward).</w:t>
      </w:r>
    </w:p>
    <w:p w:rsidR="00000000" w:rsidDel="00000000" w:rsidP="00000000" w:rsidRDefault="00000000" w:rsidRPr="00000000" w14:paraId="000006C8">
      <w:pPr>
        <w:rPr/>
      </w:pPr>
      <w:r w:rsidDel="00000000" w:rsidR="00000000" w:rsidRPr="00000000">
        <w:rPr>
          <w:rtl w:val="0"/>
        </w:rPr>
      </w:r>
    </w:p>
    <w:p w:rsidR="00000000" w:rsidDel="00000000" w:rsidP="00000000" w:rsidRDefault="00000000" w:rsidRPr="00000000" w14:paraId="000006C9">
      <w:pPr>
        <w:rPr/>
      </w:pPr>
      <w:r w:rsidDel="00000000" w:rsidR="00000000" w:rsidRPr="00000000">
        <w:rPr>
          <w:rtl w:val="0"/>
        </w:rPr>
        <w:t xml:space="preserve">Correlation strength</w:t>
      </w:r>
    </w:p>
    <w:p w:rsidR="00000000" w:rsidDel="00000000" w:rsidP="00000000" w:rsidRDefault="00000000" w:rsidRPr="00000000" w14:paraId="000006CA">
      <w:pPr>
        <w:rPr/>
      </w:pPr>
      <w:r w:rsidDel="00000000" w:rsidR="00000000" w:rsidRPr="00000000">
        <w:rPr>
          <w:rtl w:val="0"/>
        </w:rPr>
      </w:r>
    </w:p>
    <w:p w:rsidR="00000000" w:rsidDel="00000000" w:rsidP="00000000" w:rsidRDefault="00000000" w:rsidRPr="00000000" w14:paraId="000006CB">
      <w:pPr>
        <w:rPr/>
      </w:pPr>
      <w:r w:rsidDel="00000000" w:rsidR="00000000" w:rsidRPr="00000000">
        <w:rPr>
          <w:rtl w:val="0"/>
        </w:rPr>
      </w:r>
    </w:p>
    <w:tbl>
      <w:tblPr>
        <w:tblStyle w:val="Table14"/>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313.758134429499"/>
        <w:gridCol w:w="4711.753676594125"/>
        <w:tblGridChange w:id="0">
          <w:tblGrid>
            <w:gridCol w:w="4313.758134429499"/>
            <w:gridCol w:w="4711.753676594125"/>
          </w:tblGrid>
        </w:tblGridChange>
      </w:tblGrid>
      <w:tr>
        <w:trPr>
          <w:cantSplit w:val="0"/>
          <w:trHeight w:val="570"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6CC">
            <w:pPr>
              <w:jc w:val="center"/>
              <w:rPr>
                <w:sz w:val="24"/>
                <w:szCs w:val="24"/>
              </w:rPr>
            </w:pPr>
            <w:r w:rsidDel="00000000" w:rsidR="00000000" w:rsidRPr="00000000">
              <w:rPr>
                <w:b w:val="1"/>
                <w:sz w:val="24"/>
                <w:szCs w:val="24"/>
                <w:rtl w:val="0"/>
              </w:rPr>
              <w:t xml:space="preserve">Correlation Coefficient (r)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6CD">
            <w:pPr>
              <w:jc w:val="center"/>
              <w:rPr>
                <w:b w:val="1"/>
                <w:sz w:val="24"/>
                <w:szCs w:val="24"/>
              </w:rPr>
            </w:pPr>
            <w:r w:rsidDel="00000000" w:rsidR="00000000" w:rsidRPr="00000000">
              <w:rPr>
                <w:b w:val="1"/>
                <w:sz w:val="24"/>
                <w:szCs w:val="24"/>
                <w:rtl w:val="0"/>
              </w:rPr>
              <w:t xml:space="preserve">Description</w:t>
            </w:r>
          </w:p>
          <w:p w:rsidR="00000000" w:rsidDel="00000000" w:rsidP="00000000" w:rsidRDefault="00000000" w:rsidRPr="00000000" w14:paraId="000006CE">
            <w:pPr>
              <w:jc w:val="center"/>
              <w:rPr>
                <w:sz w:val="24"/>
                <w:szCs w:val="24"/>
              </w:rPr>
            </w:pPr>
            <w:r w:rsidDel="00000000" w:rsidR="00000000" w:rsidRPr="00000000">
              <w:rPr>
                <w:b w:val="1"/>
                <w:sz w:val="24"/>
                <w:szCs w:val="24"/>
                <w:rtl w:val="0"/>
              </w:rPr>
              <w:t xml:space="preserve">(Rough Guideline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6CF">
            <w:pPr>
              <w:rPr>
                <w:sz w:val="24"/>
                <w:szCs w:val="24"/>
              </w:rPr>
            </w:pPr>
            <w:r w:rsidDel="00000000" w:rsidR="00000000" w:rsidRPr="00000000">
              <w:rPr>
                <w:sz w:val="24"/>
                <w:szCs w:val="24"/>
                <w:rtl w:val="0"/>
              </w:rPr>
              <w:t xml:space="preserve">+1.0</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Perfect positive + association</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+0.8 to 1.0</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Very strong + association</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+0.6 to 0.8</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Strong + association</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+0.4 to 0.6</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Moderate + association</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+0.2 to 0.4</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Weak + association</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 to +0.2</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Very weak + or no association</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 to -0.2</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Very weak - or no association</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-0.2 to – 0.4</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Weak - association</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-0.4 to -0.6</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Moderate - association</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-0.6 to -0.8</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Strong - association</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-0.8 to -1.0</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Very strong - association</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-1.0</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Perfect negative association</w:t>
            </w:r>
          </w:p>
        </w:tc>
      </w:tr>
    </w:tbl>
    <w:p w:rsidR="00000000" w:rsidDel="00000000" w:rsidP="00000000" w:rsidRDefault="00000000" w:rsidRPr="00000000" w14:paraId="000006E7">
      <w:pPr>
        <w:rPr/>
      </w:pPr>
      <w:r w:rsidDel="00000000" w:rsidR="00000000" w:rsidRPr="00000000">
        <w:rPr>
          <w:rtl w:val="0"/>
        </w:rPr>
      </w:r>
    </w:p>
    <w:p w:rsidR="00000000" w:rsidDel="00000000" w:rsidP="00000000" w:rsidRDefault="00000000" w:rsidRPr="00000000" w14:paraId="000006E8">
      <w:pPr>
        <w:rPr/>
      </w:pPr>
      <w:r w:rsidDel="00000000" w:rsidR="00000000" w:rsidRPr="00000000">
        <w:rPr>
          <w:rtl w:val="0"/>
        </w:rPr>
      </w:r>
    </w:p>
    <w:p w:rsidR="00000000" w:rsidDel="00000000" w:rsidP="00000000" w:rsidRDefault="00000000" w:rsidRPr="00000000" w14:paraId="000006E9">
      <w:pPr>
        <w:pStyle w:val="Heading2"/>
        <w:rPr/>
      </w:pPr>
      <w:bookmarkStart w:colFirst="0" w:colLast="0" w:name="_y1c1a983ypmw" w:id="136"/>
      <w:bookmarkEnd w:id="136"/>
      <w:r w:rsidDel="00000000" w:rsidR="00000000" w:rsidRPr="00000000">
        <w:rPr>
          <w:rtl w:val="0"/>
        </w:rPr>
        <w:t xml:space="preserve">Line Fitting and Residuals</w:t>
      </w:r>
    </w:p>
    <w:p w:rsidR="00000000" w:rsidDel="00000000" w:rsidP="00000000" w:rsidRDefault="00000000" w:rsidRPr="00000000" w14:paraId="000006EA">
      <w:pPr>
        <w:rPr/>
      </w:pPr>
      <w:r w:rsidDel="00000000" w:rsidR="00000000" w:rsidRPr="00000000">
        <w:rPr>
          <w:b w:val="1"/>
          <w:rtl w:val="0"/>
        </w:rPr>
        <w:t xml:space="preserve">Line fitting</w:t>
      </w:r>
      <w:r w:rsidDel="00000000" w:rsidR="00000000" w:rsidRPr="00000000">
        <w:rPr>
          <w:rtl w:val="0"/>
        </w:rPr>
        <w:t xml:space="preserve"> is the process of constructing a straight line that has the best fit to a series of data points.</w:t>
        <w:br w:type="textWrapping"/>
        <w:br w:type="textWrapping"/>
        <w:t xml:space="preserve">The definition of best fit in itself varies depending on the methodology used, for examples:</w:t>
      </w:r>
    </w:p>
    <w:p w:rsidR="00000000" w:rsidDel="00000000" w:rsidP="00000000" w:rsidRDefault="00000000" w:rsidRPr="00000000" w14:paraId="000006EB">
      <w:pPr>
        <w:rPr/>
      </w:pPr>
      <w:r w:rsidDel="00000000" w:rsidR="00000000" w:rsidRPr="00000000">
        <w:rPr>
          <w:rtl w:val="0"/>
        </w:rPr>
      </w:r>
    </w:p>
    <w:p w:rsidR="00000000" w:rsidDel="00000000" w:rsidP="00000000" w:rsidRDefault="00000000" w:rsidRPr="00000000" w14:paraId="000006EC">
      <w:pPr>
        <w:numPr>
          <w:ilvl w:val="0"/>
          <w:numId w:val="18"/>
        </w:numPr>
        <w:ind w:left="720" w:hanging="360"/>
        <w:rPr>
          <w:u w:val="none"/>
        </w:rPr>
      </w:pPr>
      <w:r w:rsidDel="00000000" w:rsidR="00000000" w:rsidRPr="00000000">
        <w:rPr>
          <w:rtl w:val="0"/>
        </w:rPr>
        <w:t xml:space="preserve">Linear regression minimizes the vertical distance. </w:t>
      </w:r>
    </w:p>
    <w:p w:rsidR="00000000" w:rsidDel="00000000" w:rsidP="00000000" w:rsidRDefault="00000000" w:rsidRPr="00000000" w14:paraId="000006ED">
      <w:pPr>
        <w:numPr>
          <w:ilvl w:val="0"/>
          <w:numId w:val="18"/>
        </w:numPr>
        <w:ind w:left="720" w:hanging="360"/>
        <w:rPr>
          <w:u w:val="none"/>
        </w:rPr>
      </w:pPr>
      <w:r w:rsidDel="00000000" w:rsidR="00000000" w:rsidRPr="00000000">
        <w:rPr>
          <w:rtl w:val="0"/>
        </w:rPr>
        <w:t xml:space="preserve">Orthogonal regression minimizes the perpendicular distance.</w:t>
      </w:r>
    </w:p>
    <w:p w:rsidR="00000000" w:rsidDel="00000000" w:rsidP="00000000" w:rsidRDefault="00000000" w:rsidRPr="00000000" w14:paraId="000006EE">
      <w:pPr>
        <w:rPr/>
      </w:pPr>
      <w:r w:rsidDel="00000000" w:rsidR="00000000" w:rsidRPr="00000000">
        <w:rPr>
          <w:rtl w:val="0"/>
        </w:rPr>
      </w:r>
    </w:p>
    <w:p w:rsidR="00000000" w:rsidDel="00000000" w:rsidP="00000000" w:rsidRDefault="00000000" w:rsidRPr="00000000" w14:paraId="000006EF">
      <w:pPr>
        <w:rPr/>
      </w:pPr>
      <w:r w:rsidDel="00000000" w:rsidR="00000000" w:rsidRPr="00000000">
        <w:rPr>
          <w:b w:val="1"/>
          <w:rtl w:val="0"/>
        </w:rPr>
        <w:t xml:space="preserve">Residuals</w:t>
      </w:r>
      <w:r w:rsidDel="00000000" w:rsidR="00000000" w:rsidRPr="00000000">
        <w:rPr>
          <w:rtl w:val="0"/>
        </w:rPr>
        <w:t xml:space="preserve"> are the differences between each data point and the estimated value, given by the regression line equation.</w:t>
        <w:br w:type="textWrapping"/>
        <w:br w:type="textWrapping"/>
        <w:t xml:space="preserve">Residuals have an overall sum and mean of zero.</w:t>
      </w:r>
    </w:p>
    <w:p w:rsidR="00000000" w:rsidDel="00000000" w:rsidP="00000000" w:rsidRDefault="00000000" w:rsidRPr="00000000" w14:paraId="000006F0">
      <w:pPr>
        <w:pStyle w:val="Heading2"/>
        <w:rPr/>
      </w:pPr>
      <w:bookmarkStart w:colFirst="0" w:colLast="0" w:name="_g0vvcateu1dx" w:id="137"/>
      <w:bookmarkEnd w:id="137"/>
      <w:r w:rsidDel="00000000" w:rsidR="00000000" w:rsidRPr="00000000">
        <w:rPr>
          <w:rtl w:val="0"/>
        </w:rPr>
        <w:t xml:space="preserve">Linear Regression Trendlines</w:t>
      </w:r>
    </w:p>
    <w:p w:rsidR="00000000" w:rsidDel="00000000" w:rsidP="00000000" w:rsidRDefault="00000000" w:rsidRPr="00000000" w14:paraId="000006F1">
      <w:pPr>
        <w:rPr/>
      </w:pPr>
      <w:r w:rsidDel="00000000" w:rsidR="00000000" w:rsidRPr="00000000">
        <w:rPr>
          <w:rtl w:val="0"/>
        </w:rPr>
        <w:t xml:space="preserve">There are four different ways in which you can describe a statistics trend, analyzing the trendlines (linear regression lines).</w:t>
      </w:r>
    </w:p>
    <w:p w:rsidR="00000000" w:rsidDel="00000000" w:rsidP="00000000" w:rsidRDefault="00000000" w:rsidRPr="00000000" w14:paraId="000006F2">
      <w:pPr>
        <w:rPr/>
      </w:pPr>
      <w:r w:rsidDel="00000000" w:rsidR="00000000" w:rsidRPr="00000000">
        <w:rPr>
          <w:rtl w:val="0"/>
        </w:rPr>
      </w:r>
    </w:p>
    <w:p w:rsidR="00000000" w:rsidDel="00000000" w:rsidP="00000000" w:rsidRDefault="00000000" w:rsidRPr="00000000" w14:paraId="000006F3">
      <w:pPr>
        <w:ind w:left="0" w:firstLine="0"/>
        <w:rPr>
          <w:b w:val="1"/>
        </w:rPr>
      </w:pPr>
      <w:r w:rsidDel="00000000" w:rsidR="00000000" w:rsidRPr="00000000">
        <w:rPr>
          <w:b w:val="1"/>
          <w:rtl w:val="0"/>
        </w:rPr>
        <w:t xml:space="preserve">Form:</w:t>
      </w:r>
    </w:p>
    <w:p w:rsidR="00000000" w:rsidDel="00000000" w:rsidP="00000000" w:rsidRDefault="00000000" w:rsidRPr="00000000" w14:paraId="000006F4">
      <w:pPr>
        <w:ind w:left="0" w:firstLine="0"/>
        <w:rPr/>
      </w:pPr>
      <w:r w:rsidDel="00000000" w:rsidR="00000000" w:rsidRPr="00000000">
        <w:rPr>
          <w:rtl w:val="0"/>
        </w:rPr>
        <w:t xml:space="preserve">The shape that the trend is following. </w:t>
      </w:r>
    </w:p>
    <w:p w:rsidR="00000000" w:rsidDel="00000000" w:rsidP="00000000" w:rsidRDefault="00000000" w:rsidRPr="00000000" w14:paraId="000006F5">
      <w:pPr>
        <w:ind w:left="0" w:firstLine="0"/>
        <w:rPr/>
      </w:pPr>
      <w:r w:rsidDel="00000000" w:rsidR="00000000" w:rsidRPr="00000000">
        <w:rPr>
          <w:rtl w:val="0"/>
        </w:rPr>
        <w:t xml:space="preserve">It could be:</w:t>
      </w:r>
    </w:p>
    <w:p w:rsidR="00000000" w:rsidDel="00000000" w:rsidP="00000000" w:rsidRDefault="00000000" w:rsidRPr="00000000" w14:paraId="000006F6">
      <w:pPr>
        <w:numPr>
          <w:ilvl w:val="0"/>
          <w:numId w:val="12"/>
        </w:numPr>
        <w:ind w:left="720" w:hanging="360"/>
        <w:rPr>
          <w:u w:val="none"/>
        </w:rPr>
      </w:pPr>
      <w:r w:rsidDel="00000000" w:rsidR="00000000" w:rsidRPr="00000000">
        <w:rPr>
          <w:rtl w:val="0"/>
        </w:rPr>
        <w:t xml:space="preserve">Linear: a straight line.</w:t>
      </w:r>
    </w:p>
    <w:p w:rsidR="00000000" w:rsidDel="00000000" w:rsidP="00000000" w:rsidRDefault="00000000" w:rsidRPr="00000000" w14:paraId="000006F7">
      <w:pPr>
        <w:numPr>
          <w:ilvl w:val="0"/>
          <w:numId w:val="12"/>
        </w:numPr>
        <w:ind w:left="720" w:hanging="360"/>
        <w:rPr>
          <w:u w:val="none"/>
        </w:rPr>
      </w:pPr>
      <w:r w:rsidDel="00000000" w:rsidR="00000000" w:rsidRPr="00000000">
        <w:rPr>
          <w:rtl w:val="0"/>
        </w:rPr>
        <w:t xml:space="preserve">Exponential: a parabolic line.</w:t>
      </w:r>
    </w:p>
    <w:p w:rsidR="00000000" w:rsidDel="00000000" w:rsidP="00000000" w:rsidRDefault="00000000" w:rsidRPr="00000000" w14:paraId="000006F8">
      <w:pPr>
        <w:numPr>
          <w:ilvl w:val="0"/>
          <w:numId w:val="12"/>
        </w:numPr>
        <w:ind w:left="720" w:hanging="360"/>
        <w:rPr>
          <w:u w:val="none"/>
        </w:rPr>
      </w:pPr>
      <w:r w:rsidDel="00000000" w:rsidR="00000000" w:rsidRPr="00000000">
        <w:rPr>
          <w:rtl w:val="0"/>
        </w:rPr>
        <w:t xml:space="preserve">Sinusoidal: a upward-downward horizontal S curve shaped line.</w:t>
      </w:r>
    </w:p>
    <w:p w:rsidR="00000000" w:rsidDel="00000000" w:rsidP="00000000" w:rsidRDefault="00000000" w:rsidRPr="00000000" w14:paraId="000006F9">
      <w:pPr>
        <w:numPr>
          <w:ilvl w:val="0"/>
          <w:numId w:val="12"/>
        </w:numPr>
        <w:ind w:left="720" w:hanging="360"/>
        <w:rPr>
          <w:u w:val="none"/>
        </w:rPr>
      </w:pPr>
      <w:r w:rsidDel="00000000" w:rsidR="00000000" w:rsidRPr="00000000">
        <w:rPr>
          <w:rtl w:val="0"/>
        </w:rPr>
        <w:t xml:space="preserve">Logarithmic: following a logarithmic distribution.</w:t>
      </w:r>
    </w:p>
    <w:p w:rsidR="00000000" w:rsidDel="00000000" w:rsidP="00000000" w:rsidRDefault="00000000" w:rsidRPr="00000000" w14:paraId="000006FA">
      <w:pPr>
        <w:numPr>
          <w:ilvl w:val="0"/>
          <w:numId w:val="12"/>
        </w:numPr>
        <w:ind w:left="720" w:hanging="360"/>
        <w:rPr>
          <w:u w:val="none"/>
        </w:rPr>
      </w:pPr>
      <w:r w:rsidDel="00000000" w:rsidR="00000000" w:rsidRPr="00000000">
        <w:rPr>
          <w:rtl w:val="0"/>
        </w:rPr>
        <w:t xml:space="preserve">No correlation: for scattered data with no evident trend and correlation. </w:t>
      </w:r>
      <w:r w:rsidDel="00000000" w:rsidR="00000000" w:rsidRPr="00000000">
        <w:rPr>
          <w:rtl w:val="0"/>
        </w:rPr>
      </w:r>
    </w:p>
    <w:p w:rsidR="00000000" w:rsidDel="00000000" w:rsidP="00000000" w:rsidRDefault="00000000" w:rsidRPr="00000000" w14:paraId="000006FB">
      <w:pPr>
        <w:ind w:left="0" w:firstLine="0"/>
        <w:rPr/>
      </w:pPr>
      <w:r w:rsidDel="00000000" w:rsidR="00000000" w:rsidRPr="00000000">
        <w:rPr>
          <w:rtl w:val="0"/>
        </w:rPr>
      </w:r>
    </w:p>
    <w:p w:rsidR="00000000" w:rsidDel="00000000" w:rsidP="00000000" w:rsidRDefault="00000000" w:rsidRPr="00000000" w14:paraId="000006FC">
      <w:pPr>
        <w:ind w:left="0" w:firstLine="0"/>
        <w:rPr>
          <w:b w:val="1"/>
        </w:rPr>
      </w:pPr>
      <w:r w:rsidDel="00000000" w:rsidR="00000000" w:rsidRPr="00000000">
        <w:rPr>
          <w:b w:val="1"/>
          <w:rtl w:val="0"/>
        </w:rPr>
        <w:t xml:space="preserve">Direction:</w:t>
      </w:r>
    </w:p>
    <w:p w:rsidR="00000000" w:rsidDel="00000000" w:rsidP="00000000" w:rsidRDefault="00000000" w:rsidRPr="00000000" w14:paraId="000006FD">
      <w:pPr>
        <w:ind w:left="0" w:firstLine="0"/>
        <w:rPr/>
      </w:pPr>
      <w:r w:rsidDel="00000000" w:rsidR="00000000" w:rsidRPr="00000000">
        <w:rPr>
          <w:rtl w:val="0"/>
        </w:rPr>
        <w:t xml:space="preserve">The orientation of the trend.</w:t>
        <w:br w:type="textWrapping"/>
        <w:t xml:space="preserve">It could be:</w:t>
      </w:r>
    </w:p>
    <w:p w:rsidR="00000000" w:rsidDel="00000000" w:rsidP="00000000" w:rsidRDefault="00000000" w:rsidRPr="00000000" w14:paraId="000006FE">
      <w:pPr>
        <w:numPr>
          <w:ilvl w:val="0"/>
          <w:numId w:val="28"/>
        </w:numPr>
        <w:ind w:left="720" w:hanging="360"/>
        <w:rPr>
          <w:u w:val="none"/>
        </w:rPr>
      </w:pPr>
      <w:r w:rsidDel="00000000" w:rsidR="00000000" w:rsidRPr="00000000">
        <w:rPr>
          <w:rtl w:val="0"/>
        </w:rPr>
        <w:t xml:space="preserve">Positive: the trendline is pointing upward.</w:t>
      </w:r>
    </w:p>
    <w:p w:rsidR="00000000" w:rsidDel="00000000" w:rsidP="00000000" w:rsidRDefault="00000000" w:rsidRPr="00000000" w14:paraId="000006FF">
      <w:pPr>
        <w:numPr>
          <w:ilvl w:val="0"/>
          <w:numId w:val="28"/>
        </w:numPr>
        <w:ind w:left="720" w:hanging="360"/>
        <w:rPr>
          <w:u w:val="none"/>
        </w:rPr>
      </w:pPr>
      <w:r w:rsidDel="00000000" w:rsidR="00000000" w:rsidRPr="00000000">
        <w:rPr>
          <w:rtl w:val="0"/>
        </w:rPr>
        <w:t xml:space="preserve">Negative: the trendline is pointing downward.</w:t>
      </w:r>
    </w:p>
    <w:p w:rsidR="00000000" w:rsidDel="00000000" w:rsidP="00000000" w:rsidRDefault="00000000" w:rsidRPr="00000000" w14:paraId="00000700">
      <w:pPr>
        <w:ind w:left="0" w:firstLine="0"/>
        <w:rPr/>
      </w:pPr>
      <w:r w:rsidDel="00000000" w:rsidR="00000000" w:rsidRPr="00000000">
        <w:rPr>
          <w:rtl w:val="0"/>
        </w:rPr>
      </w:r>
    </w:p>
    <w:p w:rsidR="00000000" w:rsidDel="00000000" w:rsidP="00000000" w:rsidRDefault="00000000" w:rsidRPr="00000000" w14:paraId="00000701">
      <w:pPr>
        <w:ind w:left="0" w:firstLine="0"/>
        <w:rPr>
          <w:b w:val="1"/>
        </w:rPr>
      </w:pPr>
      <w:r w:rsidDel="00000000" w:rsidR="00000000" w:rsidRPr="00000000">
        <w:rPr>
          <w:b w:val="1"/>
          <w:rtl w:val="0"/>
        </w:rPr>
        <w:t xml:space="preserve">Strength: </w:t>
      </w:r>
    </w:p>
    <w:p w:rsidR="00000000" w:rsidDel="00000000" w:rsidP="00000000" w:rsidRDefault="00000000" w:rsidRPr="00000000" w14:paraId="00000702">
      <w:pPr>
        <w:ind w:left="0" w:firstLine="0"/>
        <w:rPr/>
      </w:pPr>
      <w:r w:rsidDel="00000000" w:rsidR="00000000" w:rsidRPr="00000000">
        <w:rPr>
          <w:rtl w:val="0"/>
        </w:rPr>
        <w:t xml:space="preserve">How tightly clustered (distance of data points from the predicted value of the regression equations, or residual) the data points are from the trendline.</w:t>
      </w:r>
    </w:p>
    <w:p w:rsidR="00000000" w:rsidDel="00000000" w:rsidP="00000000" w:rsidRDefault="00000000" w:rsidRPr="00000000" w14:paraId="00000703">
      <w:pPr>
        <w:ind w:left="0" w:firstLine="0"/>
        <w:rPr/>
      </w:pPr>
      <w:r w:rsidDel="00000000" w:rsidR="00000000" w:rsidRPr="00000000">
        <w:rPr>
          <w:rtl w:val="0"/>
        </w:rPr>
        <w:t xml:space="preserve">It could be:</w:t>
      </w:r>
    </w:p>
    <w:p w:rsidR="00000000" w:rsidDel="00000000" w:rsidP="00000000" w:rsidRDefault="00000000" w:rsidRPr="00000000" w14:paraId="00000704">
      <w:pPr>
        <w:numPr>
          <w:ilvl w:val="0"/>
          <w:numId w:val="10"/>
        </w:numPr>
        <w:ind w:left="720" w:hanging="360"/>
        <w:rPr>
          <w:b w:val="1"/>
          <w:u w:val="none"/>
        </w:rPr>
      </w:pPr>
      <w:r w:rsidDel="00000000" w:rsidR="00000000" w:rsidRPr="00000000">
        <w:rPr>
          <w:rtl w:val="0"/>
        </w:rPr>
        <w:t xml:space="preserve">Strong: tightly clustered, minimal distance.</w:t>
      </w:r>
    </w:p>
    <w:p w:rsidR="00000000" w:rsidDel="00000000" w:rsidP="00000000" w:rsidRDefault="00000000" w:rsidRPr="00000000" w14:paraId="00000705">
      <w:pPr>
        <w:numPr>
          <w:ilvl w:val="0"/>
          <w:numId w:val="10"/>
        </w:numPr>
        <w:ind w:left="720" w:hanging="360"/>
        <w:rPr>
          <w:b w:val="1"/>
          <w:u w:val="none"/>
        </w:rPr>
      </w:pPr>
      <w:r w:rsidDel="00000000" w:rsidR="00000000" w:rsidRPr="00000000">
        <w:rPr>
          <w:rtl w:val="0"/>
        </w:rPr>
        <w:t xml:space="preserve">Weak: sparse, mid-high distance from the trendline.</w:t>
      </w:r>
      <w:r w:rsidDel="00000000" w:rsidR="00000000" w:rsidRPr="00000000">
        <w:rPr>
          <w:b w:val="1"/>
          <w:rtl w:val="0"/>
        </w:rPr>
        <w:t xml:space="preserve"> </w:t>
      </w:r>
    </w:p>
    <w:p w:rsidR="00000000" w:rsidDel="00000000" w:rsidP="00000000" w:rsidRDefault="00000000" w:rsidRPr="00000000" w14:paraId="00000706">
      <w:pPr>
        <w:ind w:left="0" w:firstLine="0"/>
        <w:rPr/>
      </w:pPr>
      <w:r w:rsidDel="00000000" w:rsidR="00000000" w:rsidRPr="00000000">
        <w:rPr>
          <w:rtl w:val="0"/>
        </w:rPr>
      </w:r>
    </w:p>
    <w:p w:rsidR="00000000" w:rsidDel="00000000" w:rsidP="00000000" w:rsidRDefault="00000000" w:rsidRPr="00000000" w14:paraId="00000707">
      <w:pPr>
        <w:ind w:left="0" w:firstLine="0"/>
        <w:rPr>
          <w:b w:val="1"/>
        </w:rPr>
      </w:pPr>
      <w:r w:rsidDel="00000000" w:rsidR="00000000" w:rsidRPr="00000000">
        <w:rPr>
          <w:b w:val="1"/>
          <w:rtl w:val="0"/>
        </w:rPr>
        <w:t xml:space="preserve">Outliers:</w:t>
      </w:r>
    </w:p>
    <w:p w:rsidR="00000000" w:rsidDel="00000000" w:rsidP="00000000" w:rsidRDefault="00000000" w:rsidRPr="00000000" w14:paraId="00000708">
      <w:pPr>
        <w:rPr/>
      </w:pPr>
      <w:r w:rsidDel="00000000" w:rsidR="00000000" w:rsidRPr="00000000">
        <w:rPr>
          <w:rtl w:val="0"/>
        </w:rPr>
        <w:t xml:space="preserve">How many and how far far are the farther points from the regression line.</w:t>
      </w:r>
    </w:p>
    <w:p w:rsidR="00000000" w:rsidDel="00000000" w:rsidP="00000000" w:rsidRDefault="00000000" w:rsidRPr="00000000" w14:paraId="00000709">
      <w:pPr>
        <w:pStyle w:val="Heading2"/>
        <w:rPr/>
      </w:pPr>
      <w:bookmarkStart w:colFirst="0" w:colLast="0" w:name="_t32bzeb7m2s6" w:id="138"/>
      <w:bookmarkEnd w:id="138"/>
      <w:r w:rsidDel="00000000" w:rsidR="00000000" w:rsidRPr="00000000">
        <w:rPr>
          <w:rtl w:val="0"/>
        </w:rPr>
        <w:t xml:space="preserve">Regression model evaluation metrics</w:t>
      </w:r>
    </w:p>
    <w:p w:rsidR="00000000" w:rsidDel="00000000" w:rsidP="00000000" w:rsidRDefault="00000000" w:rsidRPr="00000000" w14:paraId="0000070A">
      <w:pPr>
        <w:rPr/>
      </w:pPr>
      <w:r w:rsidDel="00000000" w:rsidR="00000000" w:rsidRPr="00000000">
        <w:rPr>
          <w:rtl w:val="0"/>
        </w:rPr>
        <w:t xml:space="preserve">Regression analysis is just the first part of the evaluation process during a statistical analysis. Evaluating the model accuracy is a paramount step in order to appreciate the accuracy of our analysis, and how representative it is of the dataset examined.</w:t>
      </w:r>
    </w:p>
    <w:p w:rsidR="00000000" w:rsidDel="00000000" w:rsidP="00000000" w:rsidRDefault="00000000" w:rsidRPr="00000000" w14:paraId="0000070B">
      <w:pPr>
        <w:rPr/>
      </w:pPr>
      <w:r w:rsidDel="00000000" w:rsidR="00000000" w:rsidRPr="00000000">
        <w:rPr>
          <w:rtl w:val="0"/>
        </w:rPr>
      </w:r>
    </w:p>
    <w:p w:rsidR="00000000" w:rsidDel="00000000" w:rsidP="00000000" w:rsidRDefault="00000000" w:rsidRPr="00000000" w14:paraId="0000070C">
      <w:pPr>
        <w:rPr/>
      </w:pPr>
      <w:r w:rsidDel="00000000" w:rsidR="00000000" w:rsidRPr="00000000">
        <w:rPr>
          <w:rtl w:val="0"/>
        </w:rPr>
        <w:t xml:space="preserve">The main metrics used to evaluate accuracy of a regression analysis are the MSE, MAE, RMSE, and R-Squared metric.</w:t>
      </w:r>
    </w:p>
    <w:p w:rsidR="00000000" w:rsidDel="00000000" w:rsidP="00000000" w:rsidRDefault="00000000" w:rsidRPr="00000000" w14:paraId="0000070D">
      <w:pPr>
        <w:rPr/>
      </w:pPr>
      <w:r w:rsidDel="00000000" w:rsidR="00000000" w:rsidRPr="00000000">
        <w:rPr>
          <w:rtl w:val="0"/>
        </w:rPr>
      </w:r>
    </w:p>
    <w:p w:rsidR="00000000" w:rsidDel="00000000" w:rsidP="00000000" w:rsidRDefault="00000000" w:rsidRPr="00000000" w14:paraId="0000070E">
      <w:pPr>
        <w:rPr/>
      </w:pPr>
      <w:r w:rsidDel="00000000" w:rsidR="00000000" w:rsidRPr="00000000">
        <w:rPr>
          <w:b w:val="1"/>
          <w:rtl w:val="0"/>
        </w:rPr>
        <w:t xml:space="preserve">MEAN ABSOLUTE ERROR: </w:t>
      </w:r>
      <w:r w:rsidDel="00000000" w:rsidR="00000000" w:rsidRPr="00000000">
        <w:rPr>
          <w:rtl w:val="0"/>
        </w:rPr>
        <w:t xml:space="preserve">the MAE represents the </w:t>
      </w:r>
      <w:r w:rsidDel="00000000" w:rsidR="00000000" w:rsidRPr="00000000">
        <w:rPr>
          <w:b w:val="1"/>
          <w:rtl w:val="0"/>
        </w:rPr>
        <w:t xml:space="preserve">average of the absolute distances </w:t>
      </w:r>
      <w:r w:rsidDel="00000000" w:rsidR="00000000" w:rsidRPr="00000000">
        <w:rPr>
          <w:rtl w:val="0"/>
        </w:rPr>
        <w:t xml:space="preserve">between the initial dataset and the prediction.</w:t>
      </w:r>
    </w:p>
    <w:p w:rsidR="00000000" w:rsidDel="00000000" w:rsidP="00000000" w:rsidRDefault="00000000" w:rsidRPr="00000000" w14:paraId="0000070F">
      <w:pPr>
        <w:rPr/>
      </w:pPr>
      <w:r w:rsidDel="00000000" w:rsidR="00000000" w:rsidRPr="00000000">
        <w:rPr>
          <w:rtl w:val="0"/>
        </w:rPr>
      </w:r>
    </w:p>
    <w:p w:rsidR="00000000" w:rsidDel="00000000" w:rsidP="00000000" w:rsidRDefault="00000000" w:rsidRPr="00000000" w14:paraId="00000710">
      <w:pPr>
        <w:rPr/>
      </w:pPr>
      <w:r w:rsidDel="00000000" w:rsidR="00000000" w:rsidRPr="00000000">
        <w:rPr>
          <w:rtl w:val="0"/>
        </w:rPr>
        <w:t xml:space="preserve">MAE is a rather simple metrics that returns a value in the same unit as the output variable. It is more robust to outliers than MSE (less impacted by value that are very far from the mean).</w:t>
      </w:r>
    </w:p>
    <w:p w:rsidR="00000000" w:rsidDel="00000000" w:rsidP="00000000" w:rsidRDefault="00000000" w:rsidRPr="00000000" w14:paraId="00000711">
      <w:pPr>
        <w:rPr/>
      </w:pPr>
      <w:r w:rsidDel="00000000" w:rsidR="00000000" w:rsidRPr="00000000">
        <w:rPr/>
        <w:drawing>
          <wp:inline distB="114300" distT="114300" distL="114300" distR="114300">
            <wp:extent cx="1952625" cy="723900"/>
            <wp:effectExtent b="0" l="0" r="0" t="0"/>
            <wp:docPr id="36" name="image29.png"/>
            <a:graphic>
              <a:graphicData uri="http://schemas.openxmlformats.org/drawingml/2006/picture">
                <pic:pic>
                  <pic:nvPicPr>
                    <pic:cNvPr id="0" name="image29.png"/>
                    <pic:cNvPicPr preferRelativeResize="0"/>
                  </pic:nvPicPr>
                  <pic:blipFill>
                    <a:blip r:embed="rId81"/>
                    <a:srcRect b="0" l="0" r="0" t="0"/>
                    <a:stretch>
                      <a:fillRect/>
                    </a:stretch>
                  </pic:blipFill>
                  <pic:spPr>
                    <a:xfrm>
                      <a:off x="0" y="0"/>
                      <a:ext cx="195262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712">
      <w:pPr>
        <w:rPr/>
      </w:pPr>
      <w:r w:rsidDel="00000000" w:rsidR="00000000" w:rsidRPr="00000000">
        <w:rPr>
          <w:rtl w:val="0"/>
        </w:rPr>
      </w:r>
    </w:p>
    <w:p w:rsidR="00000000" w:rsidDel="00000000" w:rsidP="00000000" w:rsidRDefault="00000000" w:rsidRPr="00000000" w14:paraId="00000713">
      <w:pPr>
        <w:rPr/>
      </w:pPr>
      <w:r w:rsidDel="00000000" w:rsidR="00000000" w:rsidRPr="00000000">
        <w:rPr>
          <w:b w:val="1"/>
          <w:rtl w:val="0"/>
        </w:rPr>
        <w:t xml:space="preserve">MEAN SQUARED ERROR: </w:t>
      </w:r>
      <w:r w:rsidDel="00000000" w:rsidR="00000000" w:rsidRPr="00000000">
        <w:rPr>
          <w:rtl w:val="0"/>
        </w:rPr>
        <w:t xml:space="preserve">the MSE represent the </w:t>
      </w:r>
      <w:r w:rsidDel="00000000" w:rsidR="00000000" w:rsidRPr="00000000">
        <w:rPr>
          <w:b w:val="1"/>
          <w:rtl w:val="0"/>
        </w:rPr>
        <w:t xml:space="preserve">average of the squared distances </w:t>
      </w:r>
      <w:r w:rsidDel="00000000" w:rsidR="00000000" w:rsidRPr="00000000">
        <w:rPr>
          <w:rtl w:val="0"/>
        </w:rPr>
        <w:t xml:space="preserve">between the initial dataset and the prediction.</w:t>
      </w:r>
    </w:p>
    <w:p w:rsidR="00000000" w:rsidDel="00000000" w:rsidP="00000000" w:rsidRDefault="00000000" w:rsidRPr="00000000" w14:paraId="00000714">
      <w:pPr>
        <w:rPr/>
      </w:pPr>
      <w:r w:rsidDel="00000000" w:rsidR="00000000" w:rsidRPr="00000000">
        <w:rPr/>
        <w:drawing>
          <wp:inline distB="114300" distT="114300" distL="114300" distR="114300">
            <wp:extent cx="1962150" cy="704850"/>
            <wp:effectExtent b="0" l="0" r="0" t="0"/>
            <wp:docPr id="33" name="image32.png"/>
            <a:graphic>
              <a:graphicData uri="http://schemas.openxmlformats.org/drawingml/2006/picture">
                <pic:pic>
                  <pic:nvPicPr>
                    <pic:cNvPr id="0" name="image32.png"/>
                    <pic:cNvPicPr preferRelativeResize="0"/>
                  </pic:nvPicPr>
                  <pic:blipFill>
                    <a:blip r:embed="rId82"/>
                    <a:srcRect b="0" l="0" r="0" t="0"/>
                    <a:stretch>
                      <a:fillRect/>
                    </a:stretch>
                  </pic:blipFill>
                  <pic:spPr>
                    <a:xfrm>
                      <a:off x="0" y="0"/>
                      <a:ext cx="196215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715">
      <w:pPr>
        <w:rPr/>
      </w:pPr>
      <w:r w:rsidDel="00000000" w:rsidR="00000000" w:rsidRPr="00000000">
        <w:rPr>
          <w:rtl w:val="0"/>
        </w:rPr>
      </w:r>
    </w:p>
    <w:p w:rsidR="00000000" w:rsidDel="00000000" w:rsidP="00000000" w:rsidRDefault="00000000" w:rsidRPr="00000000" w14:paraId="00000716">
      <w:pPr>
        <w:rPr/>
      </w:pPr>
      <w:r w:rsidDel="00000000" w:rsidR="00000000" w:rsidRPr="00000000">
        <w:rPr>
          <w:b w:val="1"/>
          <w:rtl w:val="0"/>
        </w:rPr>
        <w:t xml:space="preserve">ROOT MEAN SQUARED ERROR: </w:t>
      </w:r>
      <w:r w:rsidDel="00000000" w:rsidR="00000000" w:rsidRPr="00000000">
        <w:rPr>
          <w:rtl w:val="0"/>
        </w:rPr>
        <w:t xml:space="preserve">the RMSE is the square root of the MSE.</w:t>
      </w:r>
    </w:p>
    <w:p w:rsidR="00000000" w:rsidDel="00000000" w:rsidP="00000000" w:rsidRDefault="00000000" w:rsidRPr="00000000" w14:paraId="00000717">
      <w:pPr>
        <w:rPr/>
      </w:pPr>
      <w:r w:rsidDel="00000000" w:rsidR="00000000" w:rsidRPr="00000000">
        <w:rPr/>
        <w:drawing>
          <wp:inline distB="114300" distT="114300" distL="114300" distR="114300">
            <wp:extent cx="2847975" cy="933450"/>
            <wp:effectExtent b="0" l="0" r="0" t="0"/>
            <wp:docPr id="35" name="image44.png"/>
            <a:graphic>
              <a:graphicData uri="http://schemas.openxmlformats.org/drawingml/2006/picture">
                <pic:pic>
                  <pic:nvPicPr>
                    <pic:cNvPr id="0" name="image44.png"/>
                    <pic:cNvPicPr preferRelativeResize="0"/>
                  </pic:nvPicPr>
                  <pic:blipFill>
                    <a:blip r:embed="rId83"/>
                    <a:srcRect b="0" l="0" r="0" t="0"/>
                    <a:stretch>
                      <a:fillRect/>
                    </a:stretch>
                  </pic:blipFill>
                  <pic:spPr>
                    <a:xfrm>
                      <a:off x="0" y="0"/>
                      <a:ext cx="284797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718">
      <w:pPr>
        <w:rPr/>
      </w:pPr>
      <w:r w:rsidDel="00000000" w:rsidR="00000000" w:rsidRPr="00000000">
        <w:rPr>
          <w:rtl w:val="0"/>
        </w:rPr>
      </w:r>
    </w:p>
    <w:p w:rsidR="00000000" w:rsidDel="00000000" w:rsidP="00000000" w:rsidRDefault="00000000" w:rsidRPr="00000000" w14:paraId="00000719">
      <w:pPr>
        <w:rPr/>
      </w:pPr>
      <w:r w:rsidDel="00000000" w:rsidR="00000000" w:rsidRPr="00000000">
        <w:rPr>
          <w:b w:val="1"/>
          <w:rtl w:val="0"/>
        </w:rPr>
        <w:t xml:space="preserve">R-SQUARED: </w:t>
      </w:r>
      <w:r w:rsidDel="00000000" w:rsidR="00000000" w:rsidRPr="00000000">
        <w:rPr>
          <w:rtl w:val="0"/>
        </w:rPr>
        <w:t xml:space="preserve">R-Squared, also known as </w:t>
      </w:r>
      <w:r w:rsidDel="00000000" w:rsidR="00000000" w:rsidRPr="00000000">
        <w:rPr>
          <w:b w:val="1"/>
          <w:rtl w:val="0"/>
        </w:rPr>
        <w:t xml:space="preserve">coefficient of determination</w:t>
      </w:r>
      <w:r w:rsidDel="00000000" w:rsidR="00000000" w:rsidRPr="00000000">
        <w:rPr>
          <w:rtl w:val="0"/>
        </w:rPr>
        <w:t xml:space="preserve">, is a ratio, the value of which ranges between 0 and 1, and which represents the accuracy of the prediction model with respect to the original values. is obtained as a ratio of the distance of the original points from the prediction values minus the distance of the original points from the dataset mean. </w:t>
      </w:r>
    </w:p>
    <w:p w:rsidR="00000000" w:rsidDel="00000000" w:rsidP="00000000" w:rsidRDefault="00000000" w:rsidRPr="00000000" w14:paraId="0000071A">
      <w:pPr>
        <w:rPr/>
      </w:pPr>
      <w:r w:rsidDel="00000000" w:rsidR="00000000" w:rsidRPr="00000000">
        <w:rPr>
          <w:rtl w:val="0"/>
        </w:rPr>
      </w:r>
    </w:p>
    <w:p w:rsidR="00000000" w:rsidDel="00000000" w:rsidP="00000000" w:rsidRDefault="00000000" w:rsidRPr="00000000" w14:paraId="0000071B">
      <w:pPr>
        <w:rPr/>
      </w:pPr>
      <w:r w:rsidDel="00000000" w:rsidR="00000000" w:rsidRPr="00000000">
        <w:rPr>
          <w:rtl w:val="0"/>
        </w:rPr>
        <w:t xml:space="preserve">Coefficient of determination is a scale-free score, this mean that the value will always be within a range of 1 and 0.</w:t>
      </w:r>
    </w:p>
    <w:p w:rsidR="00000000" w:rsidDel="00000000" w:rsidP="00000000" w:rsidRDefault="00000000" w:rsidRPr="00000000" w14:paraId="0000071C">
      <w:pPr>
        <w:rPr/>
      </w:pPr>
      <w:r w:rsidDel="00000000" w:rsidR="00000000" w:rsidRPr="00000000">
        <w:rPr>
          <w:rtl w:val="0"/>
        </w:rPr>
      </w:r>
    </w:p>
    <w:p w:rsidR="00000000" w:rsidDel="00000000" w:rsidP="00000000" w:rsidRDefault="00000000" w:rsidRPr="00000000" w14:paraId="0000071D">
      <w:pPr>
        <w:rPr/>
      </w:pPr>
      <w:r w:rsidDel="00000000" w:rsidR="00000000" w:rsidRPr="00000000">
        <w:rPr>
          <w:rtl w:val="0"/>
        </w:rPr>
      </w:r>
    </w:p>
    <w:p w:rsidR="00000000" w:rsidDel="00000000" w:rsidP="00000000" w:rsidRDefault="00000000" w:rsidRPr="00000000" w14:paraId="0000071E">
      <w:pPr>
        <w:rPr/>
      </w:pPr>
      <w:r w:rsidDel="00000000" w:rsidR="00000000" w:rsidRPr="00000000">
        <w:rPr/>
        <w:drawing>
          <wp:inline distB="114300" distT="114300" distL="114300" distR="114300">
            <wp:extent cx="2333625" cy="1495425"/>
            <wp:effectExtent b="0" l="0" r="0" t="0"/>
            <wp:docPr id="11" name="image9.png"/>
            <a:graphic>
              <a:graphicData uri="http://schemas.openxmlformats.org/drawingml/2006/picture">
                <pic:pic>
                  <pic:nvPicPr>
                    <pic:cNvPr id="0" name="image9.png"/>
                    <pic:cNvPicPr preferRelativeResize="0"/>
                  </pic:nvPicPr>
                  <pic:blipFill>
                    <a:blip r:embed="rId84"/>
                    <a:srcRect b="0" l="0" r="0" t="0"/>
                    <a:stretch>
                      <a:fillRect/>
                    </a:stretch>
                  </pic:blipFill>
                  <pic:spPr>
                    <a:xfrm>
                      <a:off x="0" y="0"/>
                      <a:ext cx="2333625"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71F">
      <w:pPr>
        <w:pStyle w:val="Heading2"/>
        <w:widowControl w:val="0"/>
        <w:rPr/>
      </w:pPr>
      <w:bookmarkStart w:colFirst="0" w:colLast="0" w:name="_6hkj04e4ir5t" w:id="139"/>
      <w:bookmarkEnd w:id="139"/>
      <w:r w:rsidDel="00000000" w:rsidR="00000000" w:rsidRPr="00000000">
        <w:rPr>
          <w:rtl w:val="0"/>
        </w:rPr>
        <w:t xml:space="preserve">Chi-Square Test</w:t>
      </w:r>
    </w:p>
    <w:p w:rsidR="00000000" w:rsidDel="00000000" w:rsidP="00000000" w:rsidRDefault="00000000" w:rsidRPr="00000000" w14:paraId="00000720">
      <w:pPr>
        <w:widowControl w:val="0"/>
        <w:rPr/>
      </w:pPr>
      <w:r w:rsidDel="00000000" w:rsidR="00000000" w:rsidRPr="00000000">
        <w:rPr>
          <w:rtl w:val="0"/>
        </w:rPr>
        <w:t xml:space="preserve">Chi-square is among the most common </w:t>
      </w:r>
      <w:hyperlink w:anchor="_u5uyz0wilnt3">
        <w:r w:rsidDel="00000000" w:rsidR="00000000" w:rsidRPr="00000000">
          <w:rPr>
            <w:color w:val="1155cc"/>
            <w:u w:val="single"/>
            <w:rtl w:val="0"/>
          </w:rPr>
          <w:t xml:space="preserve">nonparametric</w:t>
        </w:r>
      </w:hyperlink>
      <w:r w:rsidDel="00000000" w:rsidR="00000000" w:rsidRPr="00000000">
        <w:rPr>
          <w:rtl w:val="0"/>
        </w:rPr>
        <w:t xml:space="preserve"> tests used in statistics. </w:t>
      </w:r>
      <w:r w:rsidDel="00000000" w:rsidR="00000000" w:rsidRPr="00000000">
        <w:rPr>
          <w:rtl w:val="0"/>
        </w:rPr>
        <w:t xml:space="preserve"> </w:t>
      </w:r>
    </w:p>
    <w:p w:rsidR="00000000" w:rsidDel="00000000" w:rsidP="00000000" w:rsidRDefault="00000000" w:rsidRPr="00000000" w14:paraId="00000721">
      <w:pPr>
        <w:widowControl w:val="0"/>
        <w:rPr/>
      </w:pPr>
      <w:r w:rsidDel="00000000" w:rsidR="00000000" w:rsidRPr="00000000">
        <w:rPr>
          <w:rtl w:val="0"/>
        </w:rPr>
      </w:r>
    </w:p>
    <w:p w:rsidR="00000000" w:rsidDel="00000000" w:rsidP="00000000" w:rsidRDefault="00000000" w:rsidRPr="00000000" w14:paraId="00000722">
      <w:pPr>
        <w:widowControl w:val="0"/>
        <w:rPr/>
      </w:pPr>
      <w:r w:rsidDel="00000000" w:rsidR="00000000" w:rsidRPr="00000000">
        <w:rPr>
          <w:rtl w:val="0"/>
        </w:rPr>
        <w:t xml:space="preserve">Chi-square is one of the hypothesis testing tests used in statistics to decide whether or not to reject the null hypothesis. </w:t>
      </w:r>
    </w:p>
    <w:p w:rsidR="00000000" w:rsidDel="00000000" w:rsidP="00000000" w:rsidRDefault="00000000" w:rsidRPr="00000000" w14:paraId="00000723">
      <w:pPr>
        <w:widowControl w:val="0"/>
        <w:rPr/>
      </w:pPr>
      <w:r w:rsidDel="00000000" w:rsidR="00000000" w:rsidRPr="00000000">
        <w:rPr>
          <w:rtl w:val="0"/>
        </w:rPr>
        <w:t xml:space="preserve">Depending on the starting assumptions used such tests are considered parametric or nonparametric.</w:t>
      </w:r>
    </w:p>
    <w:p w:rsidR="00000000" w:rsidDel="00000000" w:rsidP="00000000" w:rsidRDefault="00000000" w:rsidRPr="00000000" w14:paraId="00000724">
      <w:pPr>
        <w:widowControl w:val="0"/>
        <w:rPr/>
      </w:pPr>
      <w:r w:rsidDel="00000000" w:rsidR="00000000" w:rsidRPr="00000000">
        <w:rPr>
          <w:rtl w:val="0"/>
        </w:rPr>
      </w:r>
    </w:p>
    <w:p w:rsidR="00000000" w:rsidDel="00000000" w:rsidP="00000000" w:rsidRDefault="00000000" w:rsidRPr="00000000" w14:paraId="00000725">
      <w:pPr>
        <w:widowControl w:val="0"/>
        <w:rPr/>
      </w:pPr>
      <w:r w:rsidDel="00000000" w:rsidR="00000000" w:rsidRPr="00000000">
        <w:rPr>
          <w:rtl w:val="0"/>
        </w:rPr>
        <w:t xml:space="preserve">The chi-square test is widely used to test that the frequencies of observed values fit the theoretical frequencies of a fixed probability distribution. For example, it is well known that the result of 100 tosses of a coin follows the uniform distribution, and it is difficult to obtain a result that differs significantly from obtaining 50 heads and 50 tails. The chi-square test makes it possible to determine, after fixing the maximum permissible error, whether the discrepancies between the observed and theoretical frequencies can be attributed entirely to chance or whether it is safe to assume that the coin is being cheated.</w:t>
      </w:r>
    </w:p>
    <w:p w:rsidR="00000000" w:rsidDel="00000000" w:rsidP="00000000" w:rsidRDefault="00000000" w:rsidRPr="00000000" w14:paraId="00000726">
      <w:pPr>
        <w:widowControl w:val="0"/>
        <w:rPr/>
      </w:pPr>
      <w:r w:rsidDel="00000000" w:rsidR="00000000" w:rsidRPr="00000000">
        <w:rPr>
          <w:rtl w:val="0"/>
        </w:rPr>
      </w:r>
    </w:p>
    <w:p w:rsidR="00000000" w:rsidDel="00000000" w:rsidP="00000000" w:rsidRDefault="00000000" w:rsidRPr="00000000" w14:paraId="00000727">
      <w:pPr>
        <w:widowControl w:val="0"/>
        <w:rPr/>
      </w:pPr>
      <w:r w:rsidDel="00000000" w:rsidR="00000000" w:rsidRPr="00000000">
        <w:rPr>
          <w:rtl w:val="0"/>
        </w:rPr>
      </w:r>
    </w:p>
    <w:p w:rsidR="00000000" w:rsidDel="00000000" w:rsidP="00000000" w:rsidRDefault="00000000" w:rsidRPr="00000000" w14:paraId="00000728">
      <w:pPr>
        <w:widowControl w:val="0"/>
        <w:spacing w:after="240" w:line="687.2727272727274" w:lineRule="auto"/>
        <w:rPr/>
      </w:pPr>
      <w:r w:rsidDel="00000000" w:rsidR="00000000" w:rsidRPr="00000000">
        <w:rPr/>
        <w:drawing>
          <wp:inline distB="114300" distT="114300" distL="114300" distR="114300">
            <wp:extent cx="1511300" cy="406400"/>
            <wp:effectExtent b="0" l="0" r="0" t="0"/>
            <wp:docPr descr="\begin{equation*} X^2=\sum{\frac{(O-E)^2}{E}} \end{equation*}" id="28" name="image33.png"/>
            <a:graphic>
              <a:graphicData uri="http://schemas.openxmlformats.org/drawingml/2006/picture">
                <pic:pic>
                  <pic:nvPicPr>
                    <pic:cNvPr descr="\begin{equation*} X^2=\sum{\frac{(O-E)^2}{E}} \end{equation*}" id="0" name="image33.png"/>
                    <pic:cNvPicPr preferRelativeResize="0"/>
                  </pic:nvPicPr>
                  <pic:blipFill>
                    <a:blip r:embed="rId85"/>
                    <a:srcRect b="0" l="0" r="0" t="0"/>
                    <a:stretch>
                      <a:fillRect/>
                    </a:stretch>
                  </pic:blipFill>
                  <pic:spPr>
                    <a:xfrm>
                      <a:off x="0" y="0"/>
                      <a:ext cx="15113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729">
      <w:pPr>
        <w:numPr>
          <w:ilvl w:val="0"/>
          <w:numId w:val="4"/>
        </w:numPr>
        <w:ind w:left="720" w:hanging="360"/>
        <w:rPr>
          <w:color w:val="000000"/>
        </w:rPr>
      </w:pPr>
      <w:r w:rsidDel="00000000" w:rsidR="00000000" w:rsidRPr="00000000">
        <w:rPr>
          <w:rtl w:val="0"/>
        </w:rPr>
        <w:t xml:space="preserve">Where:</w:t>
      </w:r>
    </w:p>
    <w:p w:rsidR="00000000" w:rsidDel="00000000" w:rsidP="00000000" w:rsidRDefault="00000000" w:rsidRPr="00000000" w14:paraId="0000072A">
      <w:pPr>
        <w:numPr>
          <w:ilvl w:val="0"/>
          <w:numId w:val="4"/>
        </w:numPr>
        <w:ind w:left="720" w:hanging="360"/>
        <w:rPr>
          <w:color w:val="000000"/>
        </w:rPr>
      </w:pPr>
      <w:r w:rsidDel="00000000" w:rsidR="00000000" w:rsidRPr="00000000">
        <w:rPr>
          <w:rtl w:val="0"/>
        </w:rPr>
        <w:t xml:space="preserve">Χ2 is the chi-square test statistic</w:t>
      </w:r>
    </w:p>
    <w:p w:rsidR="00000000" w:rsidDel="00000000" w:rsidP="00000000" w:rsidRDefault="00000000" w:rsidRPr="00000000" w14:paraId="0000072B">
      <w:pPr>
        <w:numPr>
          <w:ilvl w:val="0"/>
          <w:numId w:val="4"/>
        </w:numPr>
        <w:ind w:left="720" w:hanging="360"/>
        <w:rPr>
          <w:color w:val="000000"/>
        </w:rPr>
      </w:pPr>
      <w:r w:rsidDel="00000000" w:rsidR="00000000" w:rsidRPr="00000000">
        <w:rPr>
          <w:rtl w:val="0"/>
        </w:rPr>
        <w:t xml:space="preserve">Σ is the summation operator (it means “take the sum of”)</w:t>
      </w:r>
    </w:p>
    <w:p w:rsidR="00000000" w:rsidDel="00000000" w:rsidP="00000000" w:rsidRDefault="00000000" w:rsidRPr="00000000" w14:paraId="0000072C">
      <w:pPr>
        <w:numPr>
          <w:ilvl w:val="0"/>
          <w:numId w:val="4"/>
        </w:numPr>
        <w:ind w:left="720" w:hanging="360"/>
        <w:rPr>
          <w:color w:val="000000"/>
        </w:rPr>
      </w:pPr>
      <w:r w:rsidDel="00000000" w:rsidR="00000000" w:rsidRPr="00000000">
        <w:rPr>
          <w:rtl w:val="0"/>
        </w:rPr>
        <w:t xml:space="preserve">O is the observed frequency</w:t>
      </w:r>
    </w:p>
    <w:p w:rsidR="00000000" w:rsidDel="00000000" w:rsidP="00000000" w:rsidRDefault="00000000" w:rsidRPr="00000000" w14:paraId="0000072D">
      <w:pPr>
        <w:numPr>
          <w:ilvl w:val="0"/>
          <w:numId w:val="4"/>
        </w:numPr>
        <w:ind w:left="720" w:hanging="360"/>
        <w:rPr>
          <w:color w:val="000000"/>
        </w:rPr>
      </w:pPr>
      <w:r w:rsidDel="00000000" w:rsidR="00000000" w:rsidRPr="00000000">
        <w:rPr>
          <w:rtl w:val="0"/>
        </w:rPr>
        <w:t xml:space="preserve">E is the expected frequency</w:t>
      </w:r>
    </w:p>
    <w:p w:rsidR="00000000" w:rsidDel="00000000" w:rsidP="00000000" w:rsidRDefault="00000000" w:rsidRPr="00000000" w14:paraId="0000072E">
      <w:pPr>
        <w:rPr/>
      </w:pPr>
      <w:r w:rsidDel="00000000" w:rsidR="00000000" w:rsidRPr="00000000">
        <w:rPr>
          <w:rtl w:val="0"/>
        </w:rPr>
      </w:r>
    </w:p>
    <w:p w:rsidR="00000000" w:rsidDel="00000000" w:rsidP="00000000" w:rsidRDefault="00000000" w:rsidRPr="00000000" w14:paraId="0000072F">
      <w:pPr>
        <w:rPr/>
      </w:pPr>
      <w:r w:rsidDel="00000000" w:rsidR="00000000" w:rsidRPr="00000000">
        <w:rPr>
          <w:rtl w:val="0"/>
        </w:rPr>
        <w:t xml:space="preserve">Results of the chi-square equation have to be looked up on a chi-square table, such as  </w:t>
      </w:r>
      <w:hyperlink r:id="rId86">
        <w:r w:rsidDel="00000000" w:rsidR="00000000" w:rsidRPr="00000000">
          <w:rPr>
            <w:color w:val="1155cc"/>
            <w:u w:val="single"/>
            <w:rtl w:val="0"/>
          </w:rPr>
          <w:t xml:space="preserve">here</w:t>
        </w:r>
      </w:hyperlink>
      <w:r w:rsidDel="00000000" w:rsidR="00000000" w:rsidRPr="00000000">
        <w:rPr>
          <w:rtl w:val="0"/>
        </w:rPr>
        <w:t xml:space="preserve">     in order to get the test results. Chi-square test &gt; upper tail probability as shown in the table = H0 (null hypothesis) can be rejected.</w:t>
      </w:r>
    </w:p>
    <w:p w:rsidR="00000000" w:rsidDel="00000000" w:rsidP="00000000" w:rsidRDefault="00000000" w:rsidRPr="00000000" w14:paraId="00000730">
      <w:pPr>
        <w:rPr/>
      </w:pPr>
      <w:r w:rsidDel="00000000" w:rsidR="00000000" w:rsidRPr="00000000">
        <w:rPr>
          <w:rtl w:val="0"/>
        </w:rPr>
      </w:r>
    </w:p>
    <w:p w:rsidR="00000000" w:rsidDel="00000000" w:rsidP="00000000" w:rsidRDefault="00000000" w:rsidRPr="00000000" w14:paraId="00000731">
      <w:pPr>
        <w:pStyle w:val="Heading2"/>
        <w:rPr/>
      </w:pPr>
      <w:bookmarkStart w:colFirst="0" w:colLast="0" w:name="_x0eawc1lee6q" w:id="140"/>
      <w:bookmarkEnd w:id="140"/>
      <w:r w:rsidDel="00000000" w:rsidR="00000000" w:rsidRPr="00000000">
        <w:rPr>
          <w:rtl w:val="0"/>
        </w:rPr>
        <w:t xml:space="preserve">Analysis of Variance (ANOVA)</w:t>
      </w:r>
    </w:p>
    <w:p w:rsidR="00000000" w:rsidDel="00000000" w:rsidP="00000000" w:rsidRDefault="00000000" w:rsidRPr="00000000" w14:paraId="00000732">
      <w:pPr>
        <w:rPr/>
      </w:pPr>
      <w:r w:rsidDel="00000000" w:rsidR="00000000" w:rsidRPr="00000000">
        <w:rPr>
          <w:rtl w:val="0"/>
        </w:rPr>
        <w:t xml:space="preserve">ANOVA is a set of statistical techniques that allow to compare mean variance between groups. </w:t>
      </w:r>
    </w:p>
    <w:p w:rsidR="00000000" w:rsidDel="00000000" w:rsidP="00000000" w:rsidRDefault="00000000" w:rsidRPr="00000000" w14:paraId="00000733">
      <w:pPr>
        <w:rPr/>
      </w:pPr>
      <w:r w:rsidDel="00000000" w:rsidR="00000000" w:rsidRPr="00000000">
        <w:rPr>
          <w:rtl w:val="0"/>
        </w:rPr>
      </w:r>
    </w:p>
    <w:p w:rsidR="00000000" w:rsidDel="00000000" w:rsidP="00000000" w:rsidRDefault="00000000" w:rsidRPr="00000000" w14:paraId="00000734">
      <w:pPr>
        <w:rPr/>
      </w:pPr>
      <w:r w:rsidDel="00000000" w:rsidR="00000000" w:rsidRPr="00000000">
        <w:rPr>
          <w:rtl w:val="0"/>
        </w:rPr>
        <w:t xml:space="preserve">ANOVA can be calculated as follow:</w:t>
      </w:r>
    </w:p>
    <w:p w:rsidR="00000000" w:rsidDel="00000000" w:rsidP="00000000" w:rsidRDefault="00000000" w:rsidRPr="00000000" w14:paraId="00000735">
      <w:pPr>
        <w:numPr>
          <w:ilvl w:val="0"/>
          <w:numId w:val="20"/>
        </w:numPr>
        <w:ind w:left="720" w:hanging="360"/>
        <w:rPr>
          <w:u w:val="none"/>
        </w:rPr>
      </w:pPr>
      <w:r w:rsidDel="00000000" w:rsidR="00000000" w:rsidRPr="00000000">
        <w:rPr>
          <w:rtl w:val="0"/>
        </w:rPr>
        <w:t xml:space="preserve">calculate the SST (SUM SQUARES TOTAL) (variance of each datapoint from the Gran Mean, being Grand Mean the mean of the whole dataset).</w:t>
      </w:r>
    </w:p>
    <w:p w:rsidR="00000000" w:rsidDel="00000000" w:rsidP="00000000" w:rsidRDefault="00000000" w:rsidRPr="00000000" w14:paraId="00000736">
      <w:pPr>
        <w:numPr>
          <w:ilvl w:val="0"/>
          <w:numId w:val="20"/>
        </w:numPr>
        <w:ind w:left="720" w:hanging="360"/>
        <w:rPr>
          <w:u w:val="none"/>
        </w:rPr>
      </w:pPr>
      <w:r w:rsidDel="00000000" w:rsidR="00000000" w:rsidRPr="00000000">
        <w:rPr>
          <w:rtl w:val="0"/>
        </w:rPr>
        <w:t xml:space="preserve">calculate the SSW (SUM SQUARES WITHIN) (variance of each datapoint from the mean of each group).</w:t>
      </w:r>
    </w:p>
    <w:p w:rsidR="00000000" w:rsidDel="00000000" w:rsidP="00000000" w:rsidRDefault="00000000" w:rsidRPr="00000000" w14:paraId="00000737">
      <w:pPr>
        <w:numPr>
          <w:ilvl w:val="0"/>
          <w:numId w:val="20"/>
        </w:numPr>
        <w:ind w:left="720" w:hanging="360"/>
        <w:rPr>
          <w:u w:val="none"/>
        </w:rPr>
      </w:pPr>
      <w:r w:rsidDel="00000000" w:rsidR="00000000" w:rsidRPr="00000000">
        <w:rPr>
          <w:rtl w:val="0"/>
        </w:rPr>
        <w:t xml:space="preserve">calculate the SSB (SUM SQUARES BETWEEN) (variance of the group mean from the Grand Mean)</w:t>
      </w:r>
    </w:p>
    <w:p w:rsidR="00000000" w:rsidDel="00000000" w:rsidP="00000000" w:rsidRDefault="00000000" w:rsidRPr="00000000" w14:paraId="00000738">
      <w:pPr>
        <w:rPr/>
      </w:pPr>
      <w:r w:rsidDel="00000000" w:rsidR="00000000" w:rsidRPr="00000000">
        <w:rPr>
          <w:rtl w:val="0"/>
        </w:rPr>
      </w:r>
    </w:p>
    <w:p w:rsidR="00000000" w:rsidDel="00000000" w:rsidP="00000000" w:rsidRDefault="00000000" w:rsidRPr="00000000" w14:paraId="00000739">
      <w:pPr>
        <w:rPr/>
      </w:pPr>
      <w:r w:rsidDel="00000000" w:rsidR="00000000" w:rsidRPr="00000000">
        <w:rPr>
          <w:rtl w:val="0"/>
        </w:rPr>
        <w:t xml:space="preserve">At this point we can compute the F-test. F test is a ratio of two variances. </w:t>
      </w:r>
    </w:p>
    <w:p w:rsidR="00000000" w:rsidDel="00000000" w:rsidP="00000000" w:rsidRDefault="00000000" w:rsidRPr="00000000" w14:paraId="0000073A">
      <w:pPr>
        <w:rPr/>
      </w:pPr>
      <w:r w:rsidDel="00000000" w:rsidR="00000000" w:rsidRPr="00000000">
        <w:rPr>
          <w:rtl w:val="0"/>
        </w:rPr>
      </w:r>
    </w:p>
    <w:p w:rsidR="00000000" w:rsidDel="00000000" w:rsidP="00000000" w:rsidRDefault="00000000" w:rsidRPr="00000000" w14:paraId="0000073B">
      <w:pPr>
        <w:rPr/>
      </w:pPr>
      <w:r w:rsidDel="00000000" w:rsidR="00000000" w:rsidRPr="00000000">
        <w:rPr>
          <w:rtl w:val="0"/>
        </w:rPr>
        <w:t xml:space="preserve">F test formula is:</w:t>
      </w:r>
    </w:p>
    <w:p w:rsidR="00000000" w:rsidDel="00000000" w:rsidP="00000000" w:rsidRDefault="00000000" w:rsidRPr="00000000" w14:paraId="0000073C">
      <w:pPr>
        <w:rPr/>
      </w:pPr>
      <w:r w:rsidDel="00000000" w:rsidR="00000000" w:rsidRPr="00000000">
        <w:rPr>
          <w:rtl w:val="0"/>
        </w:rPr>
      </w:r>
    </w:p>
    <w:p w:rsidR="00000000" w:rsidDel="00000000" w:rsidP="00000000" w:rsidRDefault="00000000" w:rsidRPr="00000000" w14:paraId="0000073D">
      <w:pPr>
        <w:rPr/>
      </w:pPr>
      <w:r w:rsidDel="00000000" w:rsidR="00000000" w:rsidRPr="00000000">
        <w:rPr>
          <w:rtl w:val="0"/>
        </w:rPr>
        <w:t xml:space="preserve">F = (SSB / m-1) / (SSW / m(n-1) </w:t>
      </w:r>
    </w:p>
    <w:p w:rsidR="00000000" w:rsidDel="00000000" w:rsidP="00000000" w:rsidRDefault="00000000" w:rsidRPr="00000000" w14:paraId="0000073E">
      <w:pPr>
        <w:rPr/>
      </w:pPr>
      <w:r w:rsidDel="00000000" w:rsidR="00000000" w:rsidRPr="00000000">
        <w:rPr>
          <w:rtl w:val="0"/>
        </w:rPr>
      </w:r>
    </w:p>
    <w:p w:rsidR="00000000" w:rsidDel="00000000" w:rsidP="00000000" w:rsidRDefault="00000000" w:rsidRPr="00000000" w14:paraId="0000073F">
      <w:pPr>
        <w:rPr/>
      </w:pPr>
      <w:r w:rsidDel="00000000" w:rsidR="00000000" w:rsidRPr="00000000">
        <w:rPr>
          <w:rtl w:val="0"/>
        </w:rPr>
        <w:t xml:space="preserve">The F test value has then to be compared on the F table, keeping in mind that there’s an F table for each value of alpha (for each level of confidence), and that we need both DF to cross the exact value (m-1 and m(n-1)).</w:t>
      </w:r>
    </w:p>
    <w:p w:rsidR="00000000" w:rsidDel="00000000" w:rsidP="00000000" w:rsidRDefault="00000000" w:rsidRPr="00000000" w14:paraId="00000740">
      <w:pPr>
        <w:rPr/>
      </w:pPr>
      <w:r w:rsidDel="00000000" w:rsidR="00000000" w:rsidRPr="00000000">
        <w:rPr>
          <w:rtl w:val="0"/>
        </w:rPr>
      </w:r>
    </w:p>
    <w:p w:rsidR="00000000" w:rsidDel="00000000" w:rsidP="00000000" w:rsidRDefault="00000000" w:rsidRPr="00000000" w14:paraId="00000741">
      <w:pPr>
        <w:rPr/>
      </w:pPr>
      <w:r w:rsidDel="00000000" w:rsidR="00000000" w:rsidRPr="00000000">
        <w:rPr>
          <w:rtl w:val="0"/>
        </w:rPr>
      </w:r>
    </w:p>
    <w:p w:rsidR="00000000" w:rsidDel="00000000" w:rsidP="00000000" w:rsidRDefault="00000000" w:rsidRPr="00000000" w14:paraId="00000742">
      <w:pPr>
        <w:rPr/>
      </w:pPr>
      <w:r w:rsidDel="00000000" w:rsidR="00000000" w:rsidRPr="00000000">
        <w:rPr>
          <w:rtl w:val="0"/>
        </w:rPr>
      </w:r>
    </w:p>
    <w:p w:rsidR="00000000" w:rsidDel="00000000" w:rsidP="00000000" w:rsidRDefault="00000000" w:rsidRPr="00000000" w14:paraId="00000743">
      <w:pPr>
        <w:pStyle w:val="Heading1"/>
        <w:widowControl w:val="0"/>
        <w:rPr/>
      </w:pPr>
      <w:bookmarkStart w:colFirst="0" w:colLast="0" w:name="_8jk15lwhpea1" w:id="141"/>
      <w:bookmarkEnd w:id="141"/>
      <w:r w:rsidDel="00000000" w:rsidR="00000000" w:rsidRPr="00000000">
        <w:rPr>
          <w:rtl w:val="0"/>
        </w:rPr>
        <w:t xml:space="preserve">License</w:t>
      </w:r>
    </w:p>
    <w:p w:rsidR="00000000" w:rsidDel="00000000" w:rsidP="00000000" w:rsidRDefault="00000000" w:rsidRPr="00000000" w14:paraId="00000744">
      <w:pPr>
        <w:rPr>
          <w:b w:val="1"/>
        </w:rPr>
      </w:pPr>
      <w:hyperlink r:id="rId87">
        <w:r w:rsidDel="00000000" w:rsidR="00000000" w:rsidRPr="00000000">
          <w:rPr>
            <w:b w:val="1"/>
            <w:color w:val="1155cc"/>
            <w:u w:val="single"/>
            <w:rtl w:val="0"/>
          </w:rPr>
          <w:t xml:space="preserve">Attribution 4.0 International (CC BY 4.0)</w:t>
        </w:r>
      </w:hyperlink>
      <w:r w:rsidDel="00000000" w:rsidR="00000000" w:rsidRPr="00000000">
        <w:rPr>
          <w:rtl w:val="0"/>
        </w:rPr>
      </w:r>
    </w:p>
    <w:p w:rsidR="00000000" w:rsidDel="00000000" w:rsidP="00000000" w:rsidRDefault="00000000" w:rsidRPr="00000000" w14:paraId="00000745">
      <w:pPr>
        <w:rPr/>
      </w:pPr>
      <w:r w:rsidDel="00000000" w:rsidR="00000000" w:rsidRPr="00000000">
        <w:rPr>
          <w:rtl w:val="0"/>
        </w:rPr>
      </w:r>
    </w:p>
    <w:p w:rsidR="00000000" w:rsidDel="00000000" w:rsidP="00000000" w:rsidRDefault="00000000" w:rsidRPr="00000000" w14:paraId="00000746">
      <w:pPr>
        <w:rPr/>
      </w:pPr>
      <w:r w:rsidDel="00000000" w:rsidR="00000000" w:rsidRPr="00000000">
        <w:rPr>
          <w:rtl w:val="0"/>
        </w:rPr>
        <w:t xml:space="preserve">This document is distributed under a Creative Common, Free Culture, License</w:t>
        <w:br w:type="textWrapping"/>
      </w:r>
    </w:p>
    <w:p w:rsidR="00000000" w:rsidDel="00000000" w:rsidP="00000000" w:rsidRDefault="00000000" w:rsidRPr="00000000" w14:paraId="00000747">
      <w:pPr>
        <w:rPr/>
      </w:pPr>
      <w:r w:rsidDel="00000000" w:rsidR="00000000" w:rsidRPr="00000000">
        <w:rPr>
          <w:rtl w:val="0"/>
        </w:rPr>
        <w:t xml:space="preserve">This work was created as a means of learning and diffusion for study purposes, so I hope for its free dissemination and dissemination.</w:t>
      </w:r>
    </w:p>
    <w:p w:rsidR="00000000" w:rsidDel="00000000" w:rsidP="00000000" w:rsidRDefault="00000000" w:rsidRPr="00000000" w14:paraId="00000748">
      <w:pPr>
        <w:rPr/>
      </w:pPr>
      <w:r w:rsidDel="00000000" w:rsidR="00000000" w:rsidRPr="00000000">
        <w:rPr>
          <w:rtl w:val="0"/>
        </w:rPr>
      </w:r>
    </w:p>
    <w:p w:rsidR="00000000" w:rsidDel="00000000" w:rsidP="00000000" w:rsidRDefault="00000000" w:rsidRPr="00000000" w14:paraId="00000749">
      <w:pPr>
        <w:rPr/>
      </w:pPr>
      <w:r w:rsidDel="00000000" w:rsidR="00000000" w:rsidRPr="00000000">
        <w:rPr>
          <w:rtl w:val="0"/>
        </w:rPr>
        <w:t xml:space="preserve">While producing it, I mainly observed a two-pronged approach:</w:t>
      </w:r>
    </w:p>
    <w:p w:rsidR="00000000" w:rsidDel="00000000" w:rsidP="00000000" w:rsidRDefault="00000000" w:rsidRPr="00000000" w14:paraId="0000074A">
      <w:pPr>
        <w:rPr/>
      </w:pPr>
      <w:r w:rsidDel="00000000" w:rsidR="00000000" w:rsidRPr="00000000">
        <w:rPr>
          <w:rtl w:val="0"/>
        </w:rPr>
        <w:t xml:space="preserve">- Maintaining the accuracy of definitions, formulas, and descriptions.</w:t>
      </w:r>
    </w:p>
    <w:p w:rsidR="00000000" w:rsidDel="00000000" w:rsidP="00000000" w:rsidRDefault="00000000" w:rsidRPr="00000000" w14:paraId="0000074B">
      <w:pPr>
        <w:rPr/>
      </w:pPr>
      <w:r w:rsidDel="00000000" w:rsidR="00000000" w:rsidRPr="00000000">
        <w:rPr>
          <w:rtl w:val="0"/>
        </w:rPr>
        <w:t xml:space="preserve">- Describe everything with proprietary wording that does not infringe upon the intellectual property of the sources I have drawn on.</w:t>
      </w:r>
    </w:p>
    <w:p w:rsidR="00000000" w:rsidDel="00000000" w:rsidP="00000000" w:rsidRDefault="00000000" w:rsidRPr="00000000" w14:paraId="0000074C">
      <w:pPr>
        <w:rPr/>
      </w:pPr>
      <w:r w:rsidDel="00000000" w:rsidR="00000000" w:rsidRPr="00000000">
        <w:rPr>
          <w:rtl w:val="0"/>
        </w:rPr>
      </w:r>
    </w:p>
    <w:p w:rsidR="00000000" w:rsidDel="00000000" w:rsidP="00000000" w:rsidRDefault="00000000" w:rsidRPr="00000000" w14:paraId="0000074D">
      <w:pPr>
        <w:rPr/>
      </w:pPr>
      <w:r w:rsidDel="00000000" w:rsidR="00000000" w:rsidRPr="00000000">
        <w:rPr>
          <w:rtl w:val="0"/>
        </w:rPr>
        <w:t xml:space="preserve">For obvious reasons however, mathematical definitions are free up to a point, so where in good faith I have traced the work of licensed material I am happy to take action to remove it. </w:t>
      </w:r>
    </w:p>
    <w:p w:rsidR="00000000" w:rsidDel="00000000" w:rsidP="00000000" w:rsidRDefault="00000000" w:rsidRPr="00000000" w14:paraId="0000074E">
      <w:pPr>
        <w:rPr/>
      </w:pPr>
      <w:r w:rsidDel="00000000" w:rsidR="00000000" w:rsidRPr="00000000">
        <w:rPr>
          <w:rtl w:val="0"/>
        </w:rPr>
        <w:t xml:space="preserve">You can contact me at the email _____________</w:t>
      </w:r>
    </w:p>
    <w:p w:rsidR="00000000" w:rsidDel="00000000" w:rsidP="00000000" w:rsidRDefault="00000000" w:rsidRPr="00000000" w14:paraId="0000074F">
      <w:pPr>
        <w:rPr/>
      </w:pPr>
      <w:r w:rsidDel="00000000" w:rsidR="00000000" w:rsidRPr="00000000">
        <w:rPr>
          <w:rtl w:val="0"/>
        </w:rPr>
      </w:r>
    </w:p>
    <w:p w:rsidR="00000000" w:rsidDel="00000000" w:rsidP="00000000" w:rsidRDefault="00000000" w:rsidRPr="00000000" w14:paraId="00000750">
      <w:pPr>
        <w:rPr/>
      </w:pPr>
      <w:r w:rsidDel="00000000" w:rsidR="00000000" w:rsidRPr="00000000">
        <w:rPr>
          <w:rtl w:val="0"/>
        </w:rPr>
        <w:t xml:space="preserve">Still moving from the initial desire to disseminate knowledge in a streamlined and unconstrained manner.</w:t>
      </w:r>
    </w:p>
    <w:p w:rsidR="00000000" w:rsidDel="00000000" w:rsidP="00000000" w:rsidRDefault="00000000" w:rsidRPr="00000000" w14:paraId="00000751">
      <w:pPr>
        <w:rPr/>
      </w:pPr>
      <w:r w:rsidDel="00000000" w:rsidR="00000000" w:rsidRPr="00000000">
        <w:rPr>
          <w:rtl w:val="0"/>
        </w:rPr>
      </w:r>
    </w:p>
    <w:p w:rsidR="00000000" w:rsidDel="00000000" w:rsidP="00000000" w:rsidRDefault="00000000" w:rsidRPr="00000000" w14:paraId="00000752">
      <w:pPr>
        <w:rPr/>
      </w:pPr>
      <w:r w:rsidDel="00000000" w:rsidR="00000000" w:rsidRPr="00000000">
        <w:rPr>
          <w:rtl w:val="0"/>
        </w:rPr>
        <w:t xml:space="preserve">This work was originally released by the author as a freely downloadable pdf. </w:t>
      </w:r>
    </w:p>
    <w:p w:rsidR="00000000" w:rsidDel="00000000" w:rsidP="00000000" w:rsidRDefault="00000000" w:rsidRPr="00000000" w14:paraId="00000753">
      <w:pPr>
        <w:rPr/>
      </w:pPr>
      <w:r w:rsidDel="00000000" w:rsidR="00000000" w:rsidRPr="00000000">
        <w:rPr>
          <w:rtl w:val="0"/>
        </w:rPr>
      </w:r>
    </w:p>
    <w:p w:rsidR="00000000" w:rsidDel="00000000" w:rsidP="00000000" w:rsidRDefault="00000000" w:rsidRPr="00000000" w14:paraId="00000754">
      <w:pPr>
        <w:rPr/>
      </w:pPr>
      <w:r w:rsidDel="00000000" w:rsidR="00000000" w:rsidRPr="00000000">
        <w:rPr>
          <w:rtl w:val="0"/>
        </w:rPr>
      </w:r>
    </w:p>
    <w:p w:rsidR="00000000" w:rsidDel="00000000" w:rsidP="00000000" w:rsidRDefault="00000000" w:rsidRPr="00000000" w14:paraId="00000755">
      <w:pPr>
        <w:rPr>
          <w:i w:val="1"/>
        </w:rPr>
      </w:pPr>
      <w:r w:rsidDel="00000000" w:rsidR="00000000" w:rsidRPr="00000000">
        <w:rPr>
          <w:b w:val="1"/>
          <w:rtl w:val="0"/>
        </w:rPr>
        <w:t xml:space="preserve">Machine-readable license metadata:</w:t>
      </w:r>
      <w:r w:rsidDel="00000000" w:rsidR="00000000" w:rsidRPr="00000000">
        <w:rPr>
          <w:rtl w:val="0"/>
        </w:rPr>
        <w:br w:type="textWrapping"/>
      </w:r>
      <w:r w:rsidDel="00000000" w:rsidR="00000000" w:rsidRPr="00000000">
        <w:rPr>
          <w:i w:val="1"/>
          <w:rtl w:val="0"/>
        </w:rPr>
        <w:t xml:space="preserve">&lt;a rel="license" href="http://creativecommons.org/licenses/by/4.0/"&gt;&lt;img alt="Licenza Creative Commons" style="border-width:0" src="https://i.creativecommons.org/l/by/4.0/88x31.png" /&gt;&lt;/a&gt;&lt;br /&gt;&lt;span xmlns:dct="http://purl.org/dc/terms/" href="http://purl.org/dc/dcmitype/Text" property="dct:title" rel="dct:type"&gt;The Statistics Handbook&lt;/span&gt; di&lt;span xmlns:cc="http://creativecommons.org/ns#" property="cc:attributionName"&gt; Carlo Occhiena&lt;/span&gt; è distribuito con Licenza &lt;a rel="license" href="http://creativecommons.org/licenses/by/4.0/"&gt;Creative Commons Attribuzione 4.0 Internazionale&lt;/a&gt;.</w:t>
      </w:r>
    </w:p>
    <w:p w:rsidR="00000000" w:rsidDel="00000000" w:rsidP="00000000" w:rsidRDefault="00000000" w:rsidRPr="00000000" w14:paraId="00000756">
      <w:pPr>
        <w:pStyle w:val="Heading1"/>
        <w:widowControl w:val="0"/>
        <w:rPr/>
      </w:pPr>
      <w:bookmarkStart w:colFirst="0" w:colLast="0" w:name="_u8mp9u4z5bja" w:id="142"/>
      <w:bookmarkEnd w:id="142"/>
      <w:r w:rsidDel="00000000" w:rsidR="00000000" w:rsidRPr="00000000">
        <w:rPr>
          <w:rtl w:val="0"/>
        </w:rPr>
        <w:t xml:space="preserve">Source Code</w:t>
      </w:r>
    </w:p>
    <w:p w:rsidR="00000000" w:rsidDel="00000000" w:rsidP="00000000" w:rsidRDefault="00000000" w:rsidRPr="00000000" w14:paraId="00000757">
      <w:pPr>
        <w:rPr/>
      </w:pPr>
      <w:r w:rsidDel="00000000" w:rsidR="00000000" w:rsidRPr="00000000">
        <w:rPr>
          <w:rtl w:val="0"/>
        </w:rPr>
        <w:t xml:space="preserve">The source of this paper can be found on an open repository on my GitHub, at the following link: </w:t>
      </w:r>
    </w:p>
    <w:p w:rsidR="00000000" w:rsidDel="00000000" w:rsidP="00000000" w:rsidRDefault="00000000" w:rsidRPr="00000000" w14:paraId="00000758">
      <w:pPr>
        <w:rPr/>
      </w:pPr>
      <w:r w:rsidDel="00000000" w:rsidR="00000000" w:rsidRPr="00000000">
        <w:rPr>
          <w:rtl w:val="0"/>
        </w:rPr>
      </w:r>
    </w:p>
    <w:p w:rsidR="00000000" w:rsidDel="00000000" w:rsidP="00000000" w:rsidRDefault="00000000" w:rsidRPr="00000000" w14:paraId="00000759">
      <w:pPr>
        <w:rPr/>
      </w:pPr>
      <w:r w:rsidDel="00000000" w:rsidR="00000000" w:rsidRPr="00000000">
        <w:rPr>
          <w:rtl w:val="0"/>
        </w:rPr>
      </w:r>
    </w:p>
    <w:p w:rsidR="00000000" w:rsidDel="00000000" w:rsidP="00000000" w:rsidRDefault="00000000" w:rsidRPr="00000000" w14:paraId="0000075A">
      <w:pPr>
        <w:pStyle w:val="Heading1"/>
        <w:widowControl w:val="0"/>
        <w:rPr/>
      </w:pPr>
      <w:bookmarkStart w:colFirst="0" w:colLast="0" w:name="_gtpeoj9v3ttp" w:id="143"/>
      <w:bookmarkEnd w:id="143"/>
      <w:r w:rsidDel="00000000" w:rsidR="00000000" w:rsidRPr="00000000">
        <w:rPr>
          <w:rtl w:val="0"/>
        </w:rPr>
      </w:r>
    </w:p>
    <w:p w:rsidR="00000000" w:rsidDel="00000000" w:rsidP="00000000" w:rsidRDefault="00000000" w:rsidRPr="00000000" w14:paraId="0000075B">
      <w:pPr>
        <w:pStyle w:val="Heading1"/>
        <w:widowControl w:val="0"/>
        <w:rPr/>
      </w:pPr>
      <w:bookmarkStart w:colFirst="0" w:colLast="0" w:name="_m168hv2w9ylv" w:id="144"/>
      <w:bookmarkEnd w:id="144"/>
      <w:r w:rsidDel="00000000" w:rsidR="00000000" w:rsidRPr="00000000">
        <w:rPr>
          <w:rtl w:val="0"/>
        </w:rPr>
        <w:t xml:space="preserve">Bibliography &amp; Sources</w:t>
      </w:r>
    </w:p>
    <w:p w:rsidR="00000000" w:rsidDel="00000000" w:rsidP="00000000" w:rsidRDefault="00000000" w:rsidRPr="00000000" w14:paraId="0000075C">
      <w:pPr>
        <w:rPr/>
      </w:pPr>
      <w:r w:rsidDel="00000000" w:rsidR="00000000" w:rsidRPr="00000000">
        <w:rPr>
          <w:rtl w:val="0"/>
        </w:rPr>
      </w:r>
    </w:p>
    <w:p w:rsidR="00000000" w:rsidDel="00000000" w:rsidP="00000000" w:rsidRDefault="00000000" w:rsidRPr="00000000" w14:paraId="0000075D">
      <w:pPr>
        <w:rPr/>
      </w:pPr>
      <w:r w:rsidDel="00000000" w:rsidR="00000000" w:rsidRPr="00000000">
        <w:rPr>
          <w:rtl w:val="0"/>
        </w:rPr>
        <w:t xml:space="preserve">This workbook was only made possible through research, consultations and studies of numerous sources. </w:t>
      </w:r>
    </w:p>
    <w:p w:rsidR="00000000" w:rsidDel="00000000" w:rsidP="00000000" w:rsidRDefault="00000000" w:rsidRPr="00000000" w14:paraId="0000075E">
      <w:pPr>
        <w:rPr/>
      </w:pPr>
      <w:r w:rsidDel="00000000" w:rsidR="00000000" w:rsidRPr="00000000">
        <w:rPr>
          <w:rtl w:val="0"/>
        </w:rPr>
      </w:r>
    </w:p>
    <w:p w:rsidR="00000000" w:rsidDel="00000000" w:rsidP="00000000" w:rsidRDefault="00000000" w:rsidRPr="00000000" w14:paraId="0000075F">
      <w:pPr>
        <w:rPr/>
      </w:pPr>
      <w:r w:rsidDel="00000000" w:rsidR="00000000" w:rsidRPr="00000000">
        <w:rPr>
          <w:rtl w:val="0"/>
        </w:rPr>
        <w:t xml:space="preserve">Some of them were institutional, such as University sources. </w:t>
      </w:r>
    </w:p>
    <w:p w:rsidR="00000000" w:rsidDel="00000000" w:rsidP="00000000" w:rsidRDefault="00000000" w:rsidRPr="00000000" w14:paraId="00000760">
      <w:pPr>
        <w:rPr/>
      </w:pPr>
      <w:r w:rsidDel="00000000" w:rsidR="00000000" w:rsidRPr="00000000">
        <w:rPr>
          <w:rtl w:val="0"/>
        </w:rPr>
        <w:t xml:space="preserve">Others were related to the dissemination of collective knowledge, such as Wikipedia, Britannica, Khan, Youmath, Statology.</w:t>
      </w:r>
    </w:p>
    <w:p w:rsidR="00000000" w:rsidDel="00000000" w:rsidP="00000000" w:rsidRDefault="00000000" w:rsidRPr="00000000" w14:paraId="00000761">
      <w:pPr>
        <w:rPr/>
      </w:pPr>
      <w:r w:rsidDel="00000000" w:rsidR="00000000" w:rsidRPr="00000000">
        <w:rPr>
          <w:rtl w:val="0"/>
        </w:rPr>
      </w:r>
    </w:p>
    <w:p w:rsidR="00000000" w:rsidDel="00000000" w:rsidP="00000000" w:rsidRDefault="00000000" w:rsidRPr="00000000" w14:paraId="00000762">
      <w:pPr>
        <w:rPr/>
      </w:pPr>
      <w:r w:rsidDel="00000000" w:rsidR="00000000" w:rsidRPr="00000000">
        <w:rPr>
          <w:rtl w:val="0"/>
        </w:rPr>
        <w:t xml:space="preserve">Some others were related to the work of specific science spreaders such as P. Pozzolo, K.King.</w:t>
      </w:r>
    </w:p>
    <w:p w:rsidR="00000000" w:rsidDel="00000000" w:rsidP="00000000" w:rsidRDefault="00000000" w:rsidRPr="00000000" w14:paraId="00000763">
      <w:pPr>
        <w:rPr/>
      </w:pPr>
      <w:r w:rsidDel="00000000" w:rsidR="00000000" w:rsidRPr="00000000">
        <w:rPr>
          <w:rtl w:val="0"/>
        </w:rPr>
      </w:r>
    </w:p>
    <w:p w:rsidR="00000000" w:rsidDel="00000000" w:rsidP="00000000" w:rsidRDefault="00000000" w:rsidRPr="00000000" w14:paraId="00000764">
      <w:pPr>
        <w:rPr/>
      </w:pPr>
      <w:r w:rsidDel="00000000" w:rsidR="00000000" w:rsidRPr="00000000">
        <w:rPr>
          <w:rtl w:val="0"/>
        </w:rPr>
        <w:t xml:space="preserve">I have not neglected to cite even minor sources that have been helpful in finding meaningful exercises or comparing the goodness of the solutions I have devised. For example, 20-year-old forum threads.</w:t>
      </w:r>
    </w:p>
    <w:p w:rsidR="00000000" w:rsidDel="00000000" w:rsidP="00000000" w:rsidRDefault="00000000" w:rsidRPr="00000000" w14:paraId="00000765">
      <w:pPr>
        <w:rPr/>
      </w:pPr>
      <w:r w:rsidDel="00000000" w:rsidR="00000000" w:rsidRPr="00000000">
        <w:rPr>
          <w:rtl w:val="0"/>
        </w:rPr>
      </w:r>
    </w:p>
    <w:p w:rsidR="00000000" w:rsidDel="00000000" w:rsidP="00000000" w:rsidRDefault="00000000" w:rsidRPr="00000000" w14:paraId="00000766">
      <w:pPr>
        <w:rPr/>
      </w:pPr>
      <w:r w:rsidDel="00000000" w:rsidR="00000000" w:rsidRPr="00000000">
        <w:rPr>
          <w:rtl w:val="0"/>
        </w:rPr>
        <w:t xml:space="preserve">The cue is to keep exploring and DYOR (do your own research). </w:t>
      </w:r>
    </w:p>
    <w:p w:rsidR="00000000" w:rsidDel="00000000" w:rsidP="00000000" w:rsidRDefault="00000000" w:rsidRPr="00000000" w14:paraId="00000767">
      <w:pPr>
        <w:rPr/>
      </w:pPr>
      <w:r w:rsidDel="00000000" w:rsidR="00000000" w:rsidRPr="00000000">
        <w:rPr>
          <w:rtl w:val="0"/>
        </w:rPr>
      </w:r>
    </w:p>
    <w:p w:rsidR="00000000" w:rsidDel="00000000" w:rsidP="00000000" w:rsidRDefault="00000000" w:rsidRPr="00000000" w14:paraId="00000768">
      <w:pPr>
        <w:rPr/>
      </w:pPr>
      <w:r w:rsidDel="00000000" w:rsidR="00000000" w:rsidRPr="00000000">
        <w:rPr>
          <w:rtl w:val="0"/>
        </w:rPr>
        <w:t xml:space="preserve">Happy reading!</w:t>
      </w:r>
    </w:p>
    <w:p w:rsidR="00000000" w:rsidDel="00000000" w:rsidP="00000000" w:rsidRDefault="00000000" w:rsidRPr="00000000" w14:paraId="00000769">
      <w:pPr>
        <w:rPr/>
      </w:pPr>
      <w:r w:rsidDel="00000000" w:rsidR="00000000" w:rsidRPr="00000000">
        <w:rPr>
          <w:rtl w:val="0"/>
        </w:rPr>
      </w:r>
    </w:p>
    <w:p w:rsidR="00000000" w:rsidDel="00000000" w:rsidP="00000000" w:rsidRDefault="00000000" w:rsidRPr="00000000" w14:paraId="0000076A">
      <w:pPr>
        <w:rPr/>
      </w:pPr>
      <w:r w:rsidDel="00000000" w:rsidR="00000000" w:rsidRPr="00000000">
        <w:rPr>
          <w:rtl w:val="0"/>
        </w:rPr>
        <w:t xml:space="preserve">Links checked in December 2022.</w:t>
      </w:r>
    </w:p>
    <w:p w:rsidR="00000000" w:rsidDel="00000000" w:rsidP="00000000" w:rsidRDefault="00000000" w:rsidRPr="00000000" w14:paraId="0000076B">
      <w:pPr>
        <w:rPr/>
      </w:pPr>
      <w:r w:rsidDel="00000000" w:rsidR="00000000" w:rsidRPr="00000000">
        <w:rPr>
          <w:rtl w:val="0"/>
        </w:rPr>
      </w:r>
    </w:p>
    <w:p w:rsidR="00000000" w:rsidDel="00000000" w:rsidP="00000000" w:rsidRDefault="00000000" w:rsidRPr="00000000" w14:paraId="0000076C">
      <w:pPr>
        <w:numPr>
          <w:ilvl w:val="0"/>
          <w:numId w:val="8"/>
        </w:numPr>
        <w:ind w:left="720" w:hanging="360"/>
      </w:pPr>
      <w:r w:rsidDel="00000000" w:rsidR="00000000" w:rsidRPr="00000000">
        <w:rPr>
          <w:rtl w:val="0"/>
        </w:rPr>
        <w:t xml:space="preserve">Gambini A., Argomenti di statistica descrittiva</w:t>
      </w:r>
    </w:p>
    <w:p w:rsidR="00000000" w:rsidDel="00000000" w:rsidP="00000000" w:rsidRDefault="00000000" w:rsidRPr="00000000" w14:paraId="0000076D">
      <w:pPr>
        <w:numPr>
          <w:ilvl w:val="0"/>
          <w:numId w:val="8"/>
        </w:numPr>
        <w:ind w:left="720" w:hanging="360"/>
      </w:pPr>
      <w:r w:rsidDel="00000000" w:rsidR="00000000" w:rsidRPr="00000000">
        <w:rPr>
          <w:rtl w:val="0"/>
        </w:rPr>
        <w:t xml:space="preserve">Perisco L, DI Bella E., Mosto L., Applicazioni di probabilità e statistica</w:t>
      </w:r>
    </w:p>
    <w:p w:rsidR="00000000" w:rsidDel="00000000" w:rsidP="00000000" w:rsidRDefault="00000000" w:rsidRPr="00000000" w14:paraId="0000076E">
      <w:pPr>
        <w:numPr>
          <w:ilvl w:val="0"/>
          <w:numId w:val="8"/>
        </w:numPr>
        <w:ind w:left="720" w:hanging="360"/>
      </w:pPr>
      <w:hyperlink r:id="rId88">
        <w:r w:rsidDel="00000000" w:rsidR="00000000" w:rsidRPr="00000000">
          <w:rPr>
            <w:color w:val="1155cc"/>
            <w:u w:val="single"/>
            <w:rtl w:val="0"/>
          </w:rPr>
          <w:t xml:space="preserve">https://it.wikipedia.org/wiki/Statistica</w:t>
        </w:r>
      </w:hyperlink>
      <w:r w:rsidDel="00000000" w:rsidR="00000000" w:rsidRPr="00000000">
        <w:rPr>
          <w:rtl w:val="0"/>
        </w:rPr>
        <w:t xml:space="preserve"> </w:t>
      </w:r>
    </w:p>
    <w:p w:rsidR="00000000" w:rsidDel="00000000" w:rsidP="00000000" w:rsidRDefault="00000000" w:rsidRPr="00000000" w14:paraId="0000076F">
      <w:pPr>
        <w:numPr>
          <w:ilvl w:val="0"/>
          <w:numId w:val="8"/>
        </w:numPr>
        <w:ind w:left="720" w:hanging="360"/>
      </w:pPr>
      <w:hyperlink r:id="rId89">
        <w:r w:rsidDel="00000000" w:rsidR="00000000" w:rsidRPr="00000000">
          <w:rPr>
            <w:color w:val="1155cc"/>
            <w:u w:val="single"/>
            <w:rtl w:val="0"/>
          </w:rPr>
          <w:t xml:space="preserve">https://math.stackexchange.com/</w:t>
        </w:r>
      </w:hyperlink>
      <w:r w:rsidDel="00000000" w:rsidR="00000000" w:rsidRPr="00000000">
        <w:rPr>
          <w:rtl w:val="0"/>
        </w:rPr>
      </w:r>
    </w:p>
    <w:p w:rsidR="00000000" w:rsidDel="00000000" w:rsidP="00000000" w:rsidRDefault="00000000" w:rsidRPr="00000000" w14:paraId="00000770">
      <w:pPr>
        <w:numPr>
          <w:ilvl w:val="0"/>
          <w:numId w:val="8"/>
        </w:numPr>
        <w:ind w:left="720" w:hanging="360"/>
      </w:pPr>
      <w:hyperlink r:id="rId90">
        <w:r w:rsidDel="00000000" w:rsidR="00000000" w:rsidRPr="00000000">
          <w:rPr>
            <w:color w:val="1155cc"/>
            <w:u w:val="single"/>
            <w:rtl w:val="0"/>
          </w:rPr>
          <w:t xml:space="preserve">https://corporatefinanceinstitute.com/</w:t>
        </w:r>
      </w:hyperlink>
      <w:r w:rsidDel="00000000" w:rsidR="00000000" w:rsidRPr="00000000">
        <w:rPr>
          <w:rtl w:val="0"/>
        </w:rPr>
        <w:t xml:space="preserve">  </w:t>
      </w:r>
    </w:p>
    <w:p w:rsidR="00000000" w:rsidDel="00000000" w:rsidP="00000000" w:rsidRDefault="00000000" w:rsidRPr="00000000" w14:paraId="00000771">
      <w:pPr>
        <w:numPr>
          <w:ilvl w:val="0"/>
          <w:numId w:val="8"/>
        </w:numPr>
        <w:ind w:left="720" w:hanging="360"/>
      </w:pPr>
      <w:hyperlink r:id="rId91">
        <w:r w:rsidDel="00000000" w:rsidR="00000000" w:rsidRPr="00000000">
          <w:rPr>
            <w:color w:val="1155cc"/>
            <w:u w:val="single"/>
            <w:rtl w:val="0"/>
          </w:rPr>
          <w:t xml:space="preserve">https://statology.org</w:t>
        </w:r>
      </w:hyperlink>
      <w:r w:rsidDel="00000000" w:rsidR="00000000" w:rsidRPr="00000000">
        <w:rPr>
          <w:rtl w:val="0"/>
        </w:rPr>
        <w:t xml:space="preserve"> </w:t>
      </w:r>
    </w:p>
    <w:p w:rsidR="00000000" w:rsidDel="00000000" w:rsidP="00000000" w:rsidRDefault="00000000" w:rsidRPr="00000000" w14:paraId="00000772">
      <w:pPr>
        <w:numPr>
          <w:ilvl w:val="0"/>
          <w:numId w:val="8"/>
        </w:numPr>
        <w:ind w:left="720" w:hanging="360"/>
        <w:rPr>
          <w:u w:val="none"/>
        </w:rPr>
      </w:pPr>
      <w:hyperlink r:id="rId92">
        <w:r w:rsidDel="00000000" w:rsidR="00000000" w:rsidRPr="00000000">
          <w:rPr>
            <w:color w:val="1155cc"/>
            <w:u w:val="single"/>
            <w:rtl w:val="0"/>
          </w:rPr>
          <w:t xml:space="preserve">https://www.britannica.com/browse/Mathematics</w:t>
        </w:r>
      </w:hyperlink>
      <w:r w:rsidDel="00000000" w:rsidR="00000000" w:rsidRPr="00000000">
        <w:rPr>
          <w:rtl w:val="0"/>
        </w:rPr>
        <w:t xml:space="preserve"> </w:t>
      </w:r>
    </w:p>
    <w:p w:rsidR="00000000" w:rsidDel="00000000" w:rsidP="00000000" w:rsidRDefault="00000000" w:rsidRPr="00000000" w14:paraId="00000773">
      <w:pPr>
        <w:numPr>
          <w:ilvl w:val="0"/>
          <w:numId w:val="8"/>
        </w:numPr>
        <w:ind w:left="720" w:hanging="360"/>
      </w:pPr>
      <w:hyperlink r:id="rId93">
        <w:r w:rsidDel="00000000" w:rsidR="00000000" w:rsidRPr="00000000">
          <w:rPr>
            <w:color w:val="1155cc"/>
            <w:u w:val="single"/>
            <w:rtl w:val="0"/>
          </w:rPr>
          <w:t xml:space="preserve">https://www.statisticshowto.com/</w:t>
        </w:r>
      </w:hyperlink>
      <w:r w:rsidDel="00000000" w:rsidR="00000000" w:rsidRPr="00000000">
        <w:rPr>
          <w:rtl w:val="0"/>
        </w:rPr>
        <w:t xml:space="preserve"> </w:t>
      </w:r>
    </w:p>
    <w:p w:rsidR="00000000" w:rsidDel="00000000" w:rsidP="00000000" w:rsidRDefault="00000000" w:rsidRPr="00000000" w14:paraId="00000774">
      <w:pPr>
        <w:numPr>
          <w:ilvl w:val="0"/>
          <w:numId w:val="8"/>
        </w:numPr>
        <w:ind w:left="720" w:hanging="360"/>
        <w:rPr>
          <w:u w:val="none"/>
        </w:rPr>
      </w:pPr>
      <w:hyperlink r:id="rId94">
        <w:r w:rsidDel="00000000" w:rsidR="00000000" w:rsidRPr="00000000">
          <w:rPr>
            <w:color w:val="1155cc"/>
            <w:u w:val="single"/>
            <w:rtl w:val="0"/>
          </w:rPr>
          <w:t xml:space="preserve">https://www.kristakingmath.com/</w:t>
        </w:r>
      </w:hyperlink>
      <w:r w:rsidDel="00000000" w:rsidR="00000000" w:rsidRPr="00000000">
        <w:rPr>
          <w:rtl w:val="0"/>
        </w:rPr>
      </w:r>
    </w:p>
    <w:p w:rsidR="00000000" w:rsidDel="00000000" w:rsidP="00000000" w:rsidRDefault="00000000" w:rsidRPr="00000000" w14:paraId="00000775">
      <w:pPr>
        <w:numPr>
          <w:ilvl w:val="0"/>
          <w:numId w:val="8"/>
        </w:numPr>
        <w:ind w:left="720" w:hanging="360"/>
        <w:rPr>
          <w:u w:val="none"/>
        </w:rPr>
      </w:pPr>
      <w:hyperlink r:id="rId95">
        <w:r w:rsidDel="00000000" w:rsidR="00000000" w:rsidRPr="00000000">
          <w:rPr>
            <w:color w:val="1155cc"/>
            <w:u w:val="single"/>
            <w:rtl w:val="0"/>
          </w:rPr>
          <w:t xml:space="preserve">https://www.khanacademy.org/</w:t>
        </w:r>
      </w:hyperlink>
      <w:r w:rsidDel="00000000" w:rsidR="00000000" w:rsidRPr="00000000">
        <w:rPr>
          <w:rtl w:val="0"/>
        </w:rPr>
      </w:r>
    </w:p>
    <w:p w:rsidR="00000000" w:rsidDel="00000000" w:rsidP="00000000" w:rsidRDefault="00000000" w:rsidRPr="00000000" w14:paraId="00000776">
      <w:pPr>
        <w:numPr>
          <w:ilvl w:val="0"/>
          <w:numId w:val="8"/>
        </w:numPr>
        <w:ind w:left="720" w:hanging="360"/>
        <w:rPr>
          <w:u w:val="none"/>
        </w:rPr>
      </w:pPr>
      <w:hyperlink r:id="rId96">
        <w:r w:rsidDel="00000000" w:rsidR="00000000" w:rsidRPr="00000000">
          <w:rPr>
            <w:color w:val="1155cc"/>
            <w:u w:val="single"/>
            <w:rtl w:val="0"/>
          </w:rPr>
          <w:t xml:space="preserve">https://www.youmath.it/</w:t>
        </w:r>
      </w:hyperlink>
      <w:r w:rsidDel="00000000" w:rsidR="00000000" w:rsidRPr="00000000">
        <w:rPr>
          <w:rtl w:val="0"/>
        </w:rPr>
        <w:t xml:space="preserve"> </w:t>
      </w:r>
    </w:p>
    <w:p w:rsidR="00000000" w:rsidDel="00000000" w:rsidP="00000000" w:rsidRDefault="00000000" w:rsidRPr="00000000" w14:paraId="00000777">
      <w:pPr>
        <w:numPr>
          <w:ilvl w:val="0"/>
          <w:numId w:val="8"/>
        </w:numPr>
        <w:ind w:left="720" w:hanging="360"/>
        <w:rPr>
          <w:u w:val="none"/>
        </w:rPr>
      </w:pPr>
      <w:hyperlink r:id="rId97">
        <w:r w:rsidDel="00000000" w:rsidR="00000000" w:rsidRPr="00000000">
          <w:rPr>
            <w:color w:val="1155cc"/>
            <w:u w:val="single"/>
            <w:rtl w:val="0"/>
          </w:rPr>
          <w:t xml:space="preserve">https://ocw.mit.edu/courses/1-151-probability-and-statistics-in-engineering-spring-2005/pages/lecture-notes/</w:t>
        </w:r>
      </w:hyperlink>
      <w:r w:rsidDel="00000000" w:rsidR="00000000" w:rsidRPr="00000000">
        <w:rPr>
          <w:rtl w:val="0"/>
        </w:rPr>
        <w:t xml:space="preserve"> </w:t>
      </w:r>
    </w:p>
    <w:p w:rsidR="00000000" w:rsidDel="00000000" w:rsidP="00000000" w:rsidRDefault="00000000" w:rsidRPr="00000000" w14:paraId="00000778">
      <w:pPr>
        <w:numPr>
          <w:ilvl w:val="0"/>
          <w:numId w:val="8"/>
        </w:numPr>
        <w:ind w:left="720" w:hanging="360"/>
        <w:rPr>
          <w:u w:val="none"/>
        </w:rPr>
      </w:pPr>
      <w:hyperlink r:id="rId98">
        <w:r w:rsidDel="00000000" w:rsidR="00000000" w:rsidRPr="00000000">
          <w:rPr>
            <w:color w:val="1155cc"/>
            <w:u w:val="single"/>
            <w:rtl w:val="0"/>
          </w:rPr>
          <w:t xml:space="preserve">https://corporatefinanceinstitute.com/</w:t>
        </w:r>
      </w:hyperlink>
      <w:r w:rsidDel="00000000" w:rsidR="00000000" w:rsidRPr="00000000">
        <w:rPr>
          <w:rtl w:val="0"/>
        </w:rPr>
        <w:t xml:space="preserve"> </w:t>
      </w:r>
    </w:p>
    <w:p w:rsidR="00000000" w:rsidDel="00000000" w:rsidP="00000000" w:rsidRDefault="00000000" w:rsidRPr="00000000" w14:paraId="00000779">
      <w:pPr>
        <w:numPr>
          <w:ilvl w:val="0"/>
          <w:numId w:val="8"/>
        </w:numPr>
        <w:ind w:left="720" w:hanging="360"/>
        <w:rPr>
          <w:u w:val="none"/>
        </w:rPr>
      </w:pPr>
      <w:hyperlink r:id="rId99">
        <w:r w:rsidDel="00000000" w:rsidR="00000000" w:rsidRPr="00000000">
          <w:rPr>
            <w:color w:val="1155cc"/>
            <w:u w:val="single"/>
            <w:rtl w:val="0"/>
          </w:rPr>
          <w:t xml:space="preserve">https://paolapozzolo.it</w:t>
        </w:r>
      </w:hyperlink>
      <w:r w:rsidDel="00000000" w:rsidR="00000000" w:rsidRPr="00000000">
        <w:rPr>
          <w:rtl w:val="0"/>
        </w:rPr>
        <w:t xml:space="preserve"> </w:t>
      </w:r>
    </w:p>
    <w:p w:rsidR="00000000" w:rsidDel="00000000" w:rsidP="00000000" w:rsidRDefault="00000000" w:rsidRPr="00000000" w14:paraId="0000077A">
      <w:pPr>
        <w:numPr>
          <w:ilvl w:val="0"/>
          <w:numId w:val="8"/>
        </w:numPr>
        <w:ind w:left="720" w:hanging="360"/>
        <w:rPr>
          <w:u w:val="none"/>
        </w:rPr>
      </w:pPr>
      <w:hyperlink r:id="rId100">
        <w:r w:rsidDel="00000000" w:rsidR="00000000" w:rsidRPr="00000000">
          <w:rPr>
            <w:color w:val="1155cc"/>
            <w:u w:val="single"/>
            <w:rtl w:val="0"/>
          </w:rPr>
          <w:t xml:space="preserve">https://www.investopedia.com/math-and-statistics-4689831</w:t>
        </w:r>
      </w:hyperlink>
      <w:r w:rsidDel="00000000" w:rsidR="00000000" w:rsidRPr="00000000">
        <w:rPr>
          <w:rtl w:val="0"/>
        </w:rPr>
        <w:t xml:space="preserve"> </w:t>
      </w:r>
    </w:p>
    <w:p w:rsidR="00000000" w:rsidDel="00000000" w:rsidP="00000000" w:rsidRDefault="00000000" w:rsidRPr="00000000" w14:paraId="0000077B">
      <w:pPr>
        <w:numPr>
          <w:ilvl w:val="0"/>
          <w:numId w:val="8"/>
        </w:numPr>
        <w:ind w:left="720" w:hanging="360"/>
        <w:rPr>
          <w:u w:val="none"/>
        </w:rPr>
      </w:pPr>
      <w:hyperlink r:id="rId101">
        <w:r w:rsidDel="00000000" w:rsidR="00000000" w:rsidRPr="00000000">
          <w:rPr>
            <w:color w:val="1155cc"/>
            <w:u w:val="single"/>
            <w:rtl w:val="0"/>
          </w:rPr>
          <w:t xml:space="preserve">https://thestatsgeek.com/</w:t>
        </w:r>
      </w:hyperlink>
      <w:r w:rsidDel="00000000" w:rsidR="00000000" w:rsidRPr="00000000">
        <w:rPr>
          <w:rtl w:val="0"/>
        </w:rPr>
        <w:t xml:space="preserve"> </w:t>
      </w:r>
    </w:p>
    <w:p w:rsidR="00000000" w:rsidDel="00000000" w:rsidP="00000000" w:rsidRDefault="00000000" w:rsidRPr="00000000" w14:paraId="0000077C">
      <w:pPr>
        <w:numPr>
          <w:ilvl w:val="0"/>
          <w:numId w:val="8"/>
        </w:numPr>
        <w:ind w:left="720" w:hanging="360"/>
        <w:rPr>
          <w:u w:val="none"/>
        </w:rPr>
      </w:pPr>
      <w:hyperlink r:id="rId102">
        <w:r w:rsidDel="00000000" w:rsidR="00000000" w:rsidRPr="00000000">
          <w:rPr>
            <w:color w:val="1155cc"/>
            <w:u w:val="single"/>
            <w:rtl w:val="0"/>
          </w:rPr>
          <w:t xml:space="preserve">https://www.hwupgrade.it/forum/archive/index.php/t-1294440.html</w:t>
        </w:r>
      </w:hyperlink>
      <w:r w:rsidDel="00000000" w:rsidR="00000000" w:rsidRPr="00000000">
        <w:rPr>
          <w:rtl w:val="0"/>
        </w:rPr>
        <w:t xml:space="preserve"> </w:t>
      </w:r>
    </w:p>
    <w:p w:rsidR="00000000" w:rsidDel="00000000" w:rsidP="00000000" w:rsidRDefault="00000000" w:rsidRPr="00000000" w14:paraId="0000077D">
      <w:pPr>
        <w:widowControl w:val="0"/>
        <w:numPr>
          <w:ilvl w:val="0"/>
          <w:numId w:val="8"/>
        </w:numPr>
        <w:ind w:left="720" w:hanging="360"/>
      </w:pPr>
      <w:hyperlink r:id="rId103">
        <w:r w:rsidDel="00000000" w:rsidR="00000000" w:rsidRPr="00000000">
          <w:rPr>
            <w:color w:val="1155cc"/>
            <w:u w:val="single"/>
            <w:rtl w:val="0"/>
          </w:rPr>
          <w:t xml:space="preserve">https://www.matematicamente.it/forum/viewtopic.php?t=16622</w:t>
        </w:r>
      </w:hyperlink>
      <w:r w:rsidDel="00000000" w:rsidR="00000000" w:rsidRPr="00000000">
        <w:rPr>
          <w:rtl w:val="0"/>
        </w:rPr>
      </w:r>
    </w:p>
    <w:p w:rsidR="00000000" w:rsidDel="00000000" w:rsidP="00000000" w:rsidRDefault="00000000" w:rsidRPr="00000000" w14:paraId="0000077E">
      <w:pPr>
        <w:widowControl w:val="0"/>
        <w:numPr>
          <w:ilvl w:val="0"/>
          <w:numId w:val="8"/>
        </w:numPr>
        <w:ind w:left="720" w:hanging="360"/>
      </w:pPr>
      <w:hyperlink r:id="rId104">
        <w:r w:rsidDel="00000000" w:rsidR="00000000" w:rsidRPr="00000000">
          <w:rPr>
            <w:color w:val="1155cc"/>
            <w:u w:val="single"/>
            <w:rtl w:val="0"/>
          </w:rPr>
          <w:t xml:space="preserve">https://it.scienza.matematica.narkive.com/XNiiE9wo/probabilita-di-uscita-di-un-numero-su-una-ruota-del-lotto</w:t>
        </w:r>
      </w:hyperlink>
      <w:r w:rsidDel="00000000" w:rsidR="00000000" w:rsidRPr="00000000">
        <w:rPr>
          <w:rtl w:val="0"/>
        </w:rPr>
      </w:r>
    </w:p>
    <w:p w:rsidR="00000000" w:rsidDel="00000000" w:rsidP="00000000" w:rsidRDefault="00000000" w:rsidRPr="00000000" w14:paraId="0000077F">
      <w:pPr>
        <w:widowControl w:val="0"/>
        <w:numPr>
          <w:ilvl w:val="0"/>
          <w:numId w:val="8"/>
        </w:numPr>
        <w:ind w:left="720" w:hanging="360"/>
        <w:rPr>
          <w:u w:val="none"/>
        </w:rPr>
      </w:pPr>
      <w:hyperlink r:id="rId105">
        <w:r w:rsidDel="00000000" w:rsidR="00000000" w:rsidRPr="00000000">
          <w:rPr>
            <w:color w:val="1155cc"/>
            <w:u w:val="single"/>
            <w:rtl w:val="0"/>
          </w:rPr>
          <w:t xml:space="preserve">https://matematica.unibocconi.it/search/node/statistica</w:t>
        </w:r>
      </w:hyperlink>
      <w:r w:rsidDel="00000000" w:rsidR="00000000" w:rsidRPr="00000000">
        <w:rPr>
          <w:rtl w:val="0"/>
        </w:rPr>
        <w:t xml:space="preserve"> </w:t>
      </w:r>
    </w:p>
    <w:p w:rsidR="00000000" w:rsidDel="00000000" w:rsidP="00000000" w:rsidRDefault="00000000" w:rsidRPr="00000000" w14:paraId="00000780">
      <w:pPr>
        <w:widowControl w:val="0"/>
        <w:numPr>
          <w:ilvl w:val="0"/>
          <w:numId w:val="8"/>
        </w:numPr>
        <w:ind w:left="720" w:hanging="360"/>
        <w:rPr>
          <w:u w:val="none"/>
        </w:rPr>
      </w:pPr>
      <w:hyperlink r:id="rId106">
        <w:r w:rsidDel="00000000" w:rsidR="00000000" w:rsidRPr="00000000">
          <w:rPr>
            <w:color w:val="1155cc"/>
            <w:u w:val="single"/>
            <w:rtl w:val="0"/>
          </w:rPr>
          <w:t xml:space="preserve">https://www.wallstreetmojo.com/t-distribution-formula/</w:t>
        </w:r>
      </w:hyperlink>
      <w:r w:rsidDel="00000000" w:rsidR="00000000" w:rsidRPr="00000000">
        <w:rPr>
          <w:rtl w:val="0"/>
        </w:rPr>
        <w:t xml:space="preserve"> </w:t>
      </w:r>
    </w:p>
    <w:p w:rsidR="00000000" w:rsidDel="00000000" w:rsidP="00000000" w:rsidRDefault="00000000" w:rsidRPr="00000000" w14:paraId="00000781">
      <w:pPr>
        <w:widowControl w:val="0"/>
        <w:numPr>
          <w:ilvl w:val="0"/>
          <w:numId w:val="8"/>
        </w:numPr>
        <w:ind w:left="720" w:hanging="360"/>
        <w:rPr>
          <w:u w:val="none"/>
        </w:rPr>
      </w:pPr>
      <w:hyperlink r:id="rId107">
        <w:r w:rsidDel="00000000" w:rsidR="00000000" w:rsidRPr="00000000">
          <w:rPr>
            <w:color w:val="1155cc"/>
            <w:u w:val="single"/>
            <w:rtl w:val="0"/>
          </w:rPr>
          <w:t xml:space="preserve">https://statisticsbyjim.com/hypothesis-testing/hypothesis-tests-significance-levels-alpha-p-values/</w:t>
        </w:r>
      </w:hyperlink>
      <w:r w:rsidDel="00000000" w:rsidR="00000000" w:rsidRPr="00000000">
        <w:rPr>
          <w:rtl w:val="0"/>
        </w:rPr>
      </w:r>
    </w:p>
    <w:p w:rsidR="00000000" w:rsidDel="00000000" w:rsidP="00000000" w:rsidRDefault="00000000" w:rsidRPr="00000000" w14:paraId="00000782">
      <w:pPr>
        <w:widowControl w:val="0"/>
        <w:numPr>
          <w:ilvl w:val="0"/>
          <w:numId w:val="8"/>
        </w:numPr>
        <w:ind w:left="720" w:hanging="360"/>
        <w:rPr>
          <w:u w:val="none"/>
        </w:rPr>
      </w:pPr>
      <w:hyperlink r:id="rId108">
        <w:r w:rsidDel="00000000" w:rsidR="00000000" w:rsidRPr="00000000">
          <w:rPr>
            <w:color w:val="1155cc"/>
            <w:u w:val="single"/>
            <w:rtl w:val="0"/>
          </w:rPr>
          <w:t xml:space="preserve">https://www.westga.edu/academics/research/vrc/assets/docs/confidence_intervals_notes.pdf</w:t>
        </w:r>
      </w:hyperlink>
      <w:r w:rsidDel="00000000" w:rsidR="00000000" w:rsidRPr="00000000">
        <w:rPr>
          <w:rtl w:val="0"/>
        </w:rPr>
        <w:t xml:space="preserve"> </w:t>
      </w:r>
    </w:p>
    <w:p w:rsidR="00000000" w:rsidDel="00000000" w:rsidP="00000000" w:rsidRDefault="00000000" w:rsidRPr="00000000" w14:paraId="00000783">
      <w:pPr>
        <w:numPr>
          <w:ilvl w:val="0"/>
          <w:numId w:val="8"/>
        </w:numPr>
        <w:ind w:left="720" w:hanging="360"/>
      </w:pPr>
      <w:hyperlink r:id="rId109">
        <w:r w:rsidDel="00000000" w:rsidR="00000000" w:rsidRPr="00000000">
          <w:rPr>
            <w:color w:val="1155cc"/>
            <w:u w:val="single"/>
            <w:rtl w:val="0"/>
          </w:rPr>
          <w:t xml:space="preserve">https://www.scribbr.com/statistics/type-i-and-type-ii-errors/</w:t>
        </w:r>
      </w:hyperlink>
      <w:r w:rsidDel="00000000" w:rsidR="00000000" w:rsidRPr="00000000">
        <w:rPr>
          <w:rtl w:val="0"/>
        </w:rPr>
        <w:t xml:space="preserve"> </w:t>
      </w:r>
    </w:p>
    <w:p w:rsidR="00000000" w:rsidDel="00000000" w:rsidP="00000000" w:rsidRDefault="00000000" w:rsidRPr="00000000" w14:paraId="00000784">
      <w:pPr>
        <w:numPr>
          <w:ilvl w:val="0"/>
          <w:numId w:val="8"/>
        </w:numPr>
        <w:ind w:left="720" w:hanging="360"/>
        <w:rPr>
          <w:u w:val="none"/>
        </w:rPr>
      </w:pPr>
      <w:hyperlink r:id="rId110">
        <w:r w:rsidDel="00000000" w:rsidR="00000000" w:rsidRPr="00000000">
          <w:rPr>
            <w:color w:val="1155cc"/>
            <w:u w:val="single"/>
            <w:rtl w:val="0"/>
          </w:rPr>
          <w:t xml:space="preserve">https://www.datasciencecentral.com/</w:t>
        </w:r>
      </w:hyperlink>
      <w:r w:rsidDel="00000000" w:rsidR="00000000" w:rsidRPr="00000000">
        <w:rPr>
          <w:rtl w:val="0"/>
        </w:rPr>
        <w:t xml:space="preserve"> </w:t>
      </w:r>
    </w:p>
    <w:p w:rsidR="00000000" w:rsidDel="00000000" w:rsidP="00000000" w:rsidRDefault="00000000" w:rsidRPr="00000000" w14:paraId="00000785">
      <w:pPr>
        <w:numPr>
          <w:ilvl w:val="0"/>
          <w:numId w:val="8"/>
        </w:numPr>
        <w:ind w:left="720" w:hanging="360"/>
        <w:rPr>
          <w:u w:val="none"/>
        </w:rPr>
      </w:pPr>
      <w:hyperlink r:id="rId111">
        <w:r w:rsidDel="00000000" w:rsidR="00000000" w:rsidRPr="00000000">
          <w:rPr>
            <w:color w:val="1155cc"/>
            <w:u w:val="single"/>
            <w:rtl w:val="0"/>
          </w:rPr>
          <w:t xml:space="preserve">https://www.geo.fu-berlin.de/</w:t>
        </w:r>
      </w:hyperlink>
      <w:r w:rsidDel="00000000" w:rsidR="00000000" w:rsidRPr="00000000">
        <w:rPr>
          <w:rtl w:val="0"/>
        </w:rPr>
        <w:t xml:space="preserve"> </w:t>
      </w:r>
    </w:p>
    <w:p w:rsidR="00000000" w:rsidDel="00000000" w:rsidP="00000000" w:rsidRDefault="00000000" w:rsidRPr="00000000" w14:paraId="00000786">
      <w:pPr>
        <w:numPr>
          <w:ilvl w:val="0"/>
          <w:numId w:val="8"/>
        </w:numPr>
        <w:ind w:left="720" w:hanging="360"/>
        <w:rPr>
          <w:u w:val="none"/>
        </w:rPr>
      </w:pPr>
      <w:hyperlink r:id="rId112">
        <w:r w:rsidDel="00000000" w:rsidR="00000000" w:rsidRPr="00000000">
          <w:rPr>
            <w:color w:val="1155cc"/>
            <w:u w:val="single"/>
            <w:rtl w:val="0"/>
          </w:rPr>
          <w:t xml:space="preserve">https://meetheskilled.com/test-di-ipotesi-one-sample-t-test/</w:t>
        </w:r>
      </w:hyperlink>
      <w:r w:rsidDel="00000000" w:rsidR="00000000" w:rsidRPr="00000000">
        <w:rPr>
          <w:rtl w:val="0"/>
        </w:rPr>
        <w:t xml:space="preserve"> </w:t>
      </w:r>
    </w:p>
    <w:p w:rsidR="00000000" w:rsidDel="00000000" w:rsidP="00000000" w:rsidRDefault="00000000" w:rsidRPr="00000000" w14:paraId="00000787">
      <w:pPr>
        <w:numPr>
          <w:ilvl w:val="0"/>
          <w:numId w:val="8"/>
        </w:numPr>
        <w:ind w:left="720" w:hanging="360"/>
        <w:rPr>
          <w:u w:val="none"/>
        </w:rPr>
      </w:pPr>
      <w:hyperlink r:id="rId113">
        <w:r w:rsidDel="00000000" w:rsidR="00000000" w:rsidRPr="00000000">
          <w:rPr>
            <w:color w:val="1155cc"/>
            <w:u w:val="single"/>
            <w:rtl w:val="0"/>
          </w:rPr>
          <w:t xml:space="preserve">https://sphweb.bumc.bu.edu/otlt/MPH-Modules/PH717-QuantCore/PH717-Module9-Correlation-Regression/PH717-Module9-Correlation-Regression4.html</w:t>
        </w:r>
      </w:hyperlink>
      <w:r w:rsidDel="00000000" w:rsidR="00000000" w:rsidRPr="00000000">
        <w:rPr>
          <w:rtl w:val="0"/>
        </w:rPr>
        <w:t xml:space="preserve"> </w:t>
      </w:r>
    </w:p>
    <w:p w:rsidR="00000000" w:rsidDel="00000000" w:rsidP="00000000" w:rsidRDefault="00000000" w:rsidRPr="00000000" w14:paraId="00000788">
      <w:pPr>
        <w:numPr>
          <w:ilvl w:val="0"/>
          <w:numId w:val="8"/>
        </w:numPr>
        <w:ind w:left="720" w:hanging="360"/>
        <w:rPr>
          <w:u w:val="none"/>
        </w:rPr>
      </w:pPr>
      <w:hyperlink r:id="rId114">
        <w:r w:rsidDel="00000000" w:rsidR="00000000" w:rsidRPr="00000000">
          <w:rPr>
            <w:color w:val="1155cc"/>
            <w:u w:val="single"/>
            <w:rtl w:val="0"/>
          </w:rPr>
          <w:t xml:space="preserve">https://www.datatechnotes.com/</w:t>
        </w:r>
      </w:hyperlink>
      <w:r w:rsidDel="00000000" w:rsidR="00000000" w:rsidRPr="00000000">
        <w:rPr>
          <w:rtl w:val="0"/>
        </w:rPr>
        <w:t xml:space="preserve"> </w:t>
      </w:r>
    </w:p>
    <w:p w:rsidR="00000000" w:rsidDel="00000000" w:rsidP="00000000" w:rsidRDefault="00000000" w:rsidRPr="00000000" w14:paraId="00000789">
      <w:pPr>
        <w:numPr>
          <w:ilvl w:val="0"/>
          <w:numId w:val="8"/>
        </w:numPr>
        <w:ind w:left="720" w:hanging="360"/>
        <w:rPr>
          <w:u w:val="none"/>
        </w:rPr>
      </w:pPr>
      <w:hyperlink r:id="rId115">
        <w:r w:rsidDel="00000000" w:rsidR="00000000" w:rsidRPr="00000000">
          <w:rPr>
            <w:color w:val="1155cc"/>
            <w:u w:val="single"/>
            <w:rtl w:val="0"/>
          </w:rPr>
          <w:t xml:space="preserve">https://imstat.org/</w:t>
        </w:r>
      </w:hyperlink>
      <w:r w:rsidDel="00000000" w:rsidR="00000000" w:rsidRPr="00000000">
        <w:rPr>
          <w:rtl w:val="0"/>
        </w:rPr>
        <w:t xml:space="preserve"> </w:t>
      </w:r>
    </w:p>
    <w:p w:rsidR="00000000" w:rsidDel="00000000" w:rsidP="00000000" w:rsidRDefault="00000000" w:rsidRPr="00000000" w14:paraId="0000078A">
      <w:pPr>
        <w:numPr>
          <w:ilvl w:val="0"/>
          <w:numId w:val="8"/>
        </w:numPr>
        <w:ind w:left="720" w:hanging="360"/>
        <w:rPr>
          <w:u w:val="none"/>
        </w:rPr>
      </w:pPr>
      <w:hyperlink r:id="rId116">
        <w:r w:rsidDel="00000000" w:rsidR="00000000" w:rsidRPr="00000000">
          <w:rPr>
            <w:color w:val="1155cc"/>
            <w:u w:val="single"/>
            <w:rtl w:val="0"/>
          </w:rPr>
          <w:t xml:space="preserve">http://www.stat.yale.edu/</w:t>
        </w:r>
      </w:hyperlink>
      <w:r w:rsidDel="00000000" w:rsidR="00000000" w:rsidRPr="00000000">
        <w:rPr>
          <w:rtl w:val="0"/>
        </w:rPr>
        <w:t xml:space="preserve"> </w:t>
      </w:r>
    </w:p>
    <w:p w:rsidR="00000000" w:rsidDel="00000000" w:rsidP="00000000" w:rsidRDefault="00000000" w:rsidRPr="00000000" w14:paraId="0000078B">
      <w:pPr>
        <w:pStyle w:val="Heading1"/>
        <w:widowControl w:val="0"/>
        <w:rPr/>
      </w:pPr>
      <w:bookmarkStart w:colFirst="0" w:colLast="0" w:name="_vd656xwmtl33" w:id="145"/>
      <w:bookmarkEnd w:id="145"/>
      <w:r w:rsidDel="00000000" w:rsidR="00000000" w:rsidRPr="00000000">
        <w:rPr>
          <w:rtl w:val="0"/>
        </w:rPr>
        <w:t xml:space="preserve">Acknowledgement</w:t>
      </w:r>
    </w:p>
    <w:p w:rsidR="00000000" w:rsidDel="00000000" w:rsidP="00000000" w:rsidRDefault="00000000" w:rsidRPr="00000000" w14:paraId="0000078C">
      <w:pPr>
        <w:rPr/>
      </w:pPr>
      <w:r w:rsidDel="00000000" w:rsidR="00000000" w:rsidRPr="00000000">
        <w:rPr>
          <w:rtl w:val="0"/>
        </w:rPr>
      </w:r>
    </w:p>
    <w:p w:rsidR="00000000" w:rsidDel="00000000" w:rsidP="00000000" w:rsidRDefault="00000000" w:rsidRPr="00000000" w14:paraId="0000078D">
      <w:pPr>
        <w:widowControl w:val="0"/>
        <w:rPr/>
      </w:pPr>
      <w:r w:rsidDel="00000000" w:rsidR="00000000" w:rsidRPr="00000000">
        <w:rPr>
          <w:rtl w:val="0"/>
        </w:rPr>
        <w:br w:type="textWrapping"/>
      </w:r>
    </w:p>
    <w:p w:rsidR="00000000" w:rsidDel="00000000" w:rsidP="00000000" w:rsidRDefault="00000000" w:rsidRPr="00000000" w14:paraId="0000078E">
      <w:pPr>
        <w:widowControl w:val="0"/>
        <w:rPr>
          <w:rFonts w:ascii="Verdana" w:cs="Verdana" w:eastAsia="Verdana" w:hAnsi="Verdana"/>
          <w:sz w:val="17"/>
          <w:szCs w:val="17"/>
          <w:shd w:fill="f9f9f9" w:val="clear"/>
        </w:rPr>
      </w:pPr>
      <w:r w:rsidDel="00000000" w:rsidR="00000000" w:rsidRPr="00000000">
        <w:rPr>
          <w:rtl w:val="0"/>
        </w:rPr>
      </w:r>
    </w:p>
    <w:sectPr>
      <w:pgSz w:h="16834" w:w="11909" w:orient="portrait"/>
      <w:pgMar w:bottom="623.6220472440946" w:top="850.3937007874016" w:left="1440.0000000000002"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Verdana"/>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2">
    <w:p w:rsidR="00000000" w:rsidDel="00000000" w:rsidP="00000000" w:rsidRDefault="00000000" w:rsidRPr="00000000" w14:paraId="0000078F">
      <w:pPr>
        <w:spacing w:line="240" w:lineRule="auto"/>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 By Diva Jain - https://codeburst.io/2-important-statistics-terms-you-need-to-know-in-data-science-skewness-and-kurtosis-388fef94eeaa, CC BY-SA 4.0, https://commons.wikimedia.org/w/index.php?curid=84219892 </w:t>
      </w:r>
    </w:p>
  </w:footnote>
  <w:footnote w:id="3">
    <w:p w:rsidR="00000000" w:rsidDel="00000000" w:rsidP="00000000" w:rsidRDefault="00000000" w:rsidRPr="00000000" w14:paraId="0000079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https://www.quora.com/Is-the-mean-of-the-sampling-distribution-of-means-exactly-equal-to-the-population-mean</w:t>
        </w:r>
      </w:hyperlink>
      <w:r w:rsidDel="00000000" w:rsidR="00000000" w:rsidRPr="00000000">
        <w:rPr>
          <w:sz w:val="20"/>
          <w:szCs w:val="20"/>
          <w:rtl w:val="0"/>
        </w:rPr>
        <w:t xml:space="preserve"> </w:t>
      </w:r>
    </w:p>
  </w:footnote>
  <w:footnote w:id="1">
    <w:p w:rsidR="00000000" w:rsidDel="00000000" w:rsidP="00000000" w:rsidRDefault="00000000" w:rsidRPr="00000000" w14:paraId="0000079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https://www.lotto-italia.it/lotto/come-dove-giocare/il-gioco/premi-del-lotto</w:t>
        </w:r>
      </w:hyperlink>
      <w:r w:rsidDel="00000000" w:rsidR="00000000" w:rsidRPr="00000000">
        <w:rPr>
          <w:sz w:val="20"/>
          <w:szCs w:val="20"/>
          <w:rtl w:val="0"/>
        </w:rPr>
        <w:t xml:space="preserve"> </w:t>
      </w:r>
    </w:p>
  </w:footnote>
  <w:footnote w:id="4">
    <w:p w:rsidR="00000000" w:rsidDel="00000000" w:rsidP="00000000" w:rsidRDefault="00000000" w:rsidRPr="00000000" w14:paraId="0000079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(a note for Italian readers: note that “Confidence” translates to “Fiducia” and not to “Confidenza” as we’re used to say)</w:t>
      </w:r>
    </w:p>
  </w:footnote>
  <w:footnote w:id="0">
    <w:p w:rsidR="00000000" w:rsidDel="00000000" w:rsidP="00000000" w:rsidRDefault="00000000" w:rsidRPr="00000000" w14:paraId="0000079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even if slightly out of context this is added for clarity and significance</w:t>
      </w:r>
    </w:p>
  </w:footnote>
  <w:footnote w:id="5">
    <w:p w:rsidR="00000000" w:rsidDel="00000000" w:rsidP="00000000" w:rsidRDefault="00000000" w:rsidRPr="00000000" w14:paraId="0000079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Hartmann, K., Krois, J., Waske, B. (2018): E-Learning Project SOGA: Statistics and Geospatial Data Analysis. Department of Earth Sciences, Freie Universitaet Berlin. </w:t>
      </w:r>
    </w:p>
  </w:footnote>
  <w:footnote w:id="6">
    <w:p w:rsidR="00000000" w:rsidDel="00000000" w:rsidP="00000000" w:rsidRDefault="00000000" w:rsidRPr="00000000" w14:paraId="0000079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Minimi Quadrati Ordinari in Italian</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0d405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tcPr>
      <w:shd w:fill="f8f9fa" w:val="clear"/>
    </w:tcPr>
  </w:style>
  <w:style w:type="table" w:styleId="Table14">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15.png"/><Relationship Id="rId41" Type="http://schemas.openxmlformats.org/officeDocument/2006/relationships/image" Target="media/image21.png"/><Relationship Id="rId44" Type="http://schemas.openxmlformats.org/officeDocument/2006/relationships/image" Target="media/image59.png"/><Relationship Id="rId43" Type="http://schemas.openxmlformats.org/officeDocument/2006/relationships/image" Target="media/image52.png"/><Relationship Id="rId46" Type="http://schemas.openxmlformats.org/officeDocument/2006/relationships/image" Target="media/image28.png"/><Relationship Id="rId45" Type="http://schemas.openxmlformats.org/officeDocument/2006/relationships/image" Target="media/image35.png"/><Relationship Id="rId107" Type="http://schemas.openxmlformats.org/officeDocument/2006/relationships/hyperlink" Target="https://statisticsbyjim.com/hypothesis-testing/hypothesis-tests-significance-levels-alpha-p-values/" TargetMode="External"/><Relationship Id="rId106" Type="http://schemas.openxmlformats.org/officeDocument/2006/relationships/hyperlink" Target="https://www.wallstreetmojo.com/t-distribution-formula/" TargetMode="External"/><Relationship Id="rId105" Type="http://schemas.openxmlformats.org/officeDocument/2006/relationships/hyperlink" Target="https://matematica.unibocconi.it/search/node/statistica" TargetMode="External"/><Relationship Id="rId104" Type="http://schemas.openxmlformats.org/officeDocument/2006/relationships/hyperlink" Target="https://it.scienza.matematica.narkive.com/XNiiE9wo/probabilita-di-uscita-di-un-numero-su-una-ruota-del-lotto" TargetMode="External"/><Relationship Id="rId109" Type="http://schemas.openxmlformats.org/officeDocument/2006/relationships/hyperlink" Target="https://www.scribbr.com/statistics/type-i-and-type-ii-errors/" TargetMode="External"/><Relationship Id="rId108" Type="http://schemas.openxmlformats.org/officeDocument/2006/relationships/hyperlink" Target="https://www.westga.edu/academics/research/vrc/assets/docs/confidence_intervals_notes.pdf" TargetMode="External"/><Relationship Id="rId48" Type="http://schemas.openxmlformats.org/officeDocument/2006/relationships/image" Target="media/image39.png"/><Relationship Id="rId47" Type="http://schemas.openxmlformats.org/officeDocument/2006/relationships/image" Target="media/image57.png"/><Relationship Id="rId49" Type="http://schemas.openxmlformats.org/officeDocument/2006/relationships/image" Target="media/image42.png"/><Relationship Id="rId103" Type="http://schemas.openxmlformats.org/officeDocument/2006/relationships/hyperlink" Target="https://www.matematicamente.it/forum/viewtopic.php?t=166220" TargetMode="External"/><Relationship Id="rId102" Type="http://schemas.openxmlformats.org/officeDocument/2006/relationships/hyperlink" Target="https://www.hwupgrade.it/forum/archive/index.php/t-1294440.html" TargetMode="External"/><Relationship Id="rId101" Type="http://schemas.openxmlformats.org/officeDocument/2006/relationships/hyperlink" Target="https://thestatsgeek.com/" TargetMode="External"/><Relationship Id="rId100" Type="http://schemas.openxmlformats.org/officeDocument/2006/relationships/hyperlink" Target="https://www.investopedia.com/math-and-statistics-4689831" TargetMode="External"/><Relationship Id="rId31" Type="http://schemas.openxmlformats.org/officeDocument/2006/relationships/image" Target="media/image16.png"/><Relationship Id="rId30" Type="http://schemas.openxmlformats.org/officeDocument/2006/relationships/image" Target="media/image19.png"/><Relationship Id="rId33" Type="http://schemas.openxmlformats.org/officeDocument/2006/relationships/image" Target="media/image46.png"/><Relationship Id="rId32" Type="http://schemas.openxmlformats.org/officeDocument/2006/relationships/image" Target="media/image58.png"/><Relationship Id="rId35" Type="http://schemas.openxmlformats.org/officeDocument/2006/relationships/hyperlink" Target="https://www.youmath.it/lezioni/probabilita/calcolo-combinatorio/1218-risolvere-i-problemi-di-calcolo-combinatorio.html" TargetMode="External"/><Relationship Id="rId34" Type="http://schemas.openxmlformats.org/officeDocument/2006/relationships/hyperlink" Target="https://www.matematika.it/public/allegati/39/15_04_Calcolo_combinatorio_1_0.pdf" TargetMode="External"/><Relationship Id="rId37" Type="http://schemas.openxmlformats.org/officeDocument/2006/relationships/image" Target="media/image22.gif"/><Relationship Id="rId36" Type="http://schemas.openxmlformats.org/officeDocument/2006/relationships/image" Target="media/image7.png"/><Relationship Id="rId39" Type="http://schemas.openxmlformats.org/officeDocument/2006/relationships/image" Target="media/image24.png"/><Relationship Id="rId38" Type="http://schemas.openxmlformats.org/officeDocument/2006/relationships/image" Target="media/image54.gif"/><Relationship Id="rId20" Type="http://schemas.openxmlformats.org/officeDocument/2006/relationships/image" Target="media/image25.png"/><Relationship Id="rId22" Type="http://schemas.openxmlformats.org/officeDocument/2006/relationships/hyperlink" Target="https://towardsdatascience.com/why-sample-variance-is-divided-by-n-1-89821b83ef6d" TargetMode="External"/><Relationship Id="rId21" Type="http://schemas.openxmlformats.org/officeDocument/2006/relationships/image" Target="media/image30.png"/><Relationship Id="rId24" Type="http://schemas.openxmlformats.org/officeDocument/2006/relationships/hyperlink" Target="https://stats.stackexchange.com/questions/198452/why-sample-variance-has-has-n-1-in-the-denominator" TargetMode="External"/><Relationship Id="rId23" Type="http://schemas.openxmlformats.org/officeDocument/2006/relationships/hyperlink" Target="https://stats.stackexchange.com/questions/16008/what-does-unbiasedness-mean" TargetMode="External"/><Relationship Id="rId26" Type="http://schemas.openxmlformats.org/officeDocument/2006/relationships/image" Target="media/image14.png"/><Relationship Id="rId25" Type="http://schemas.openxmlformats.org/officeDocument/2006/relationships/hyperlink" Target="https://medium.com/analytics-vidhya/explaining-n-1-the-intuition-behind-bessels-correction-for-sample-variance-daee48bd6fde" TargetMode="External"/><Relationship Id="rId28" Type="http://schemas.openxmlformats.org/officeDocument/2006/relationships/image" Target="media/image49.png"/><Relationship Id="rId27" Type="http://schemas.openxmlformats.org/officeDocument/2006/relationships/image" Target="media/image40.png"/><Relationship Id="rId29" Type="http://schemas.openxmlformats.org/officeDocument/2006/relationships/image" Target="media/image47.png"/><Relationship Id="rId95" Type="http://schemas.openxmlformats.org/officeDocument/2006/relationships/hyperlink" Target="https://www.khanacademy.org/" TargetMode="External"/><Relationship Id="rId94" Type="http://schemas.openxmlformats.org/officeDocument/2006/relationships/hyperlink" Target="https://www.kristakingmath.com/" TargetMode="External"/><Relationship Id="rId97" Type="http://schemas.openxmlformats.org/officeDocument/2006/relationships/hyperlink" Target="https://ocw.mit.edu/courses/1-151-probability-and-statistics-in-engineering-spring-2005/pages/lecture-notes/" TargetMode="External"/><Relationship Id="rId96" Type="http://schemas.openxmlformats.org/officeDocument/2006/relationships/hyperlink" Target="https://www.youmath.it/" TargetMode="External"/><Relationship Id="rId11" Type="http://schemas.openxmlformats.org/officeDocument/2006/relationships/hyperlink" Target="https://nasa.github.io/nasa-latex-docs/html/examples/section.html" TargetMode="External"/><Relationship Id="rId99" Type="http://schemas.openxmlformats.org/officeDocument/2006/relationships/hyperlink" Target="https://paolapozzolo.it" TargetMode="External"/><Relationship Id="rId10" Type="http://schemas.openxmlformats.org/officeDocument/2006/relationships/hyperlink" Target="https://www.learnlatex.org/en/" TargetMode="External"/><Relationship Id="rId98" Type="http://schemas.openxmlformats.org/officeDocument/2006/relationships/hyperlink" Target="https://corporatefinanceinstitute.com/" TargetMode="External"/><Relationship Id="rId13" Type="http://schemas.openxmlformats.org/officeDocument/2006/relationships/hyperlink" Target="https://www.malinc.se/math/latex/basiccodeen.php" TargetMode="External"/><Relationship Id="rId12" Type="http://schemas.openxmlformats.org/officeDocument/2006/relationships/hyperlink" Target="https://www.overleaf.com/latex/examples/statistics-formula-sheet/kvttpvjhrznh" TargetMode="External"/><Relationship Id="rId91" Type="http://schemas.openxmlformats.org/officeDocument/2006/relationships/hyperlink" Target="https://statology.org" TargetMode="External"/><Relationship Id="rId90" Type="http://schemas.openxmlformats.org/officeDocument/2006/relationships/hyperlink" Target="https://corporatefinanceinstitute.com/" TargetMode="External"/><Relationship Id="rId93" Type="http://schemas.openxmlformats.org/officeDocument/2006/relationships/hyperlink" Target="https://www.statisticshowto.com/" TargetMode="External"/><Relationship Id="rId92" Type="http://schemas.openxmlformats.org/officeDocument/2006/relationships/hyperlink" Target="https://www.britannica.com/browse/Mathematics" TargetMode="External"/><Relationship Id="rId116" Type="http://schemas.openxmlformats.org/officeDocument/2006/relationships/hyperlink" Target="http://www.stat.yale.edu/" TargetMode="External"/><Relationship Id="rId115" Type="http://schemas.openxmlformats.org/officeDocument/2006/relationships/hyperlink" Target="https://imstat.org/" TargetMode="External"/><Relationship Id="rId15" Type="http://schemas.openxmlformats.org/officeDocument/2006/relationships/hyperlink" Target="https://oeis.org/wiki/List_of_LaTeX_mathematical_symbols" TargetMode="External"/><Relationship Id="rId110" Type="http://schemas.openxmlformats.org/officeDocument/2006/relationships/hyperlink" Target="https://www.datasciencecentral.com/" TargetMode="External"/><Relationship Id="rId14" Type="http://schemas.openxmlformats.org/officeDocument/2006/relationships/hyperlink" Target="https://www.overleaf.com/learn/latex/List_of_Greek_letters_and_math_symbols" TargetMode="External"/><Relationship Id="rId17" Type="http://schemas.openxmlformats.org/officeDocument/2006/relationships/image" Target="media/image51.png"/><Relationship Id="rId16" Type="http://schemas.openxmlformats.org/officeDocument/2006/relationships/hyperlink" Target="https://www.papeeria.com/p/d32d16231aed3352be950486d4d68d80?withLastOpenedFile=true#/main.tex" TargetMode="External"/><Relationship Id="rId19" Type="http://schemas.openxmlformats.org/officeDocument/2006/relationships/image" Target="media/image8.png"/><Relationship Id="rId114" Type="http://schemas.openxmlformats.org/officeDocument/2006/relationships/hyperlink" Target="https://www.datatechnotes.com/" TargetMode="External"/><Relationship Id="rId18" Type="http://schemas.openxmlformats.org/officeDocument/2006/relationships/image" Target="media/image11.png"/><Relationship Id="rId113" Type="http://schemas.openxmlformats.org/officeDocument/2006/relationships/hyperlink" Target="https://sphweb.bumc.bu.edu/otlt/MPH-Modules/PH717-QuantCore/PH717-Module9-Correlation-Regression/PH717-Module9-Correlation-Regression4.html" TargetMode="External"/><Relationship Id="rId112" Type="http://schemas.openxmlformats.org/officeDocument/2006/relationships/hyperlink" Target="https://meetheskilled.com/test-di-ipotesi-one-sample-t-test/" TargetMode="External"/><Relationship Id="rId111" Type="http://schemas.openxmlformats.org/officeDocument/2006/relationships/hyperlink" Target="https://www.geo.fu-berlin.de/" TargetMode="External"/><Relationship Id="rId84" Type="http://schemas.openxmlformats.org/officeDocument/2006/relationships/image" Target="media/image9.png"/><Relationship Id="rId83" Type="http://schemas.openxmlformats.org/officeDocument/2006/relationships/image" Target="media/image44.png"/><Relationship Id="rId86" Type="http://schemas.openxmlformats.org/officeDocument/2006/relationships/hyperlink" Target="https://cdn.scribbr.com/wp-content/uploads/2022/05/Chi-square-table.pdf" TargetMode="External"/><Relationship Id="rId85" Type="http://schemas.openxmlformats.org/officeDocument/2006/relationships/image" Target="media/image33.png"/><Relationship Id="rId88" Type="http://schemas.openxmlformats.org/officeDocument/2006/relationships/hyperlink" Target="https://it.wikipedia.org/wiki/Statistica" TargetMode="External"/><Relationship Id="rId87" Type="http://schemas.openxmlformats.org/officeDocument/2006/relationships/hyperlink" Target="https://creativecommons.org/licenses/by/4.0/" TargetMode="External"/><Relationship Id="rId89" Type="http://schemas.openxmlformats.org/officeDocument/2006/relationships/hyperlink" Target="https://math.stackexchange.com/" TargetMode="External"/><Relationship Id="rId80" Type="http://schemas.openxmlformats.org/officeDocument/2006/relationships/image" Target="media/image60.png"/><Relationship Id="rId82" Type="http://schemas.openxmlformats.org/officeDocument/2006/relationships/image" Target="media/image32.png"/><Relationship Id="rId81"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overleaf.com/learn/latex/Learn_LaTeX_in_30_minutes"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ocs.google.com/spreadsheets/d/1QZQfAXP-4Zxy3mHXI9Q5HsAUQ4NCZU5AbX_az7w8IKo/edit#gid=1779679046" TargetMode="External"/><Relationship Id="rId8" Type="http://schemas.openxmlformats.org/officeDocument/2006/relationships/hyperlink" Target="https://docs.google.com/document/d/1GFu31H4RBIG4WY-D7Q0aCdSzuxfOL3Xn21ZGmy3RWZ8/edit#" TargetMode="External"/><Relationship Id="rId73" Type="http://schemas.openxmlformats.org/officeDocument/2006/relationships/image" Target="media/image27.png"/><Relationship Id="rId72" Type="http://schemas.openxmlformats.org/officeDocument/2006/relationships/image" Target="media/image12.png"/><Relationship Id="rId75" Type="http://schemas.openxmlformats.org/officeDocument/2006/relationships/image" Target="media/image17.png"/><Relationship Id="rId74" Type="http://schemas.openxmlformats.org/officeDocument/2006/relationships/image" Target="media/image53.png"/><Relationship Id="rId77" Type="http://schemas.openxmlformats.org/officeDocument/2006/relationships/hyperlink" Target="https://en.wikipedia.org/wiki/Z-test" TargetMode="External"/><Relationship Id="rId76" Type="http://schemas.openxmlformats.org/officeDocument/2006/relationships/hyperlink" Target="https://www.sjsu.edu/faculty/gerstman/StatPrimer/t-table.pdf" TargetMode="External"/><Relationship Id="rId79" Type="http://schemas.openxmlformats.org/officeDocument/2006/relationships/image" Target="media/image20.png"/><Relationship Id="rId78" Type="http://schemas.openxmlformats.org/officeDocument/2006/relationships/image" Target="media/image43.png"/><Relationship Id="rId71" Type="http://schemas.openxmlformats.org/officeDocument/2006/relationships/hyperlink" Target="https://www.z-table.com/" TargetMode="External"/><Relationship Id="rId70" Type="http://schemas.openxmlformats.org/officeDocument/2006/relationships/image" Target="media/image36.png"/><Relationship Id="rId62" Type="http://schemas.openxmlformats.org/officeDocument/2006/relationships/image" Target="media/image6.png"/><Relationship Id="rId61" Type="http://schemas.openxmlformats.org/officeDocument/2006/relationships/image" Target="media/image41.png"/><Relationship Id="rId64" Type="http://schemas.openxmlformats.org/officeDocument/2006/relationships/image" Target="media/image4.png"/><Relationship Id="rId63" Type="http://schemas.openxmlformats.org/officeDocument/2006/relationships/image" Target="media/image55.png"/><Relationship Id="rId66" Type="http://schemas.openxmlformats.org/officeDocument/2006/relationships/image" Target="media/image26.png"/><Relationship Id="rId65" Type="http://schemas.openxmlformats.org/officeDocument/2006/relationships/image" Target="media/image2.png"/><Relationship Id="rId68" Type="http://schemas.openxmlformats.org/officeDocument/2006/relationships/image" Target="media/image1.png"/><Relationship Id="rId67" Type="http://schemas.openxmlformats.org/officeDocument/2006/relationships/image" Target="media/image10.png"/><Relationship Id="rId60" Type="http://schemas.openxmlformats.org/officeDocument/2006/relationships/image" Target="media/image18.png"/><Relationship Id="rId69" Type="http://schemas.openxmlformats.org/officeDocument/2006/relationships/image" Target="media/image50.png"/><Relationship Id="rId51" Type="http://schemas.openxmlformats.org/officeDocument/2006/relationships/image" Target="media/image48.png"/><Relationship Id="rId50" Type="http://schemas.openxmlformats.org/officeDocument/2006/relationships/image" Target="media/image13.png"/><Relationship Id="rId53" Type="http://schemas.openxmlformats.org/officeDocument/2006/relationships/image" Target="media/image23.png"/><Relationship Id="rId52" Type="http://schemas.openxmlformats.org/officeDocument/2006/relationships/image" Target="media/image56.png"/><Relationship Id="rId55" Type="http://schemas.openxmlformats.org/officeDocument/2006/relationships/image" Target="media/image45.png"/><Relationship Id="rId54" Type="http://schemas.openxmlformats.org/officeDocument/2006/relationships/image" Target="media/image34.png"/><Relationship Id="rId57" Type="http://schemas.openxmlformats.org/officeDocument/2006/relationships/image" Target="media/image5.png"/><Relationship Id="rId56" Type="http://schemas.openxmlformats.org/officeDocument/2006/relationships/image" Target="media/image37.png"/><Relationship Id="rId59" Type="http://schemas.openxmlformats.org/officeDocument/2006/relationships/image" Target="media/image31.png"/><Relationship Id="rId58" Type="http://schemas.openxmlformats.org/officeDocument/2006/relationships/image" Target="media/image38.png"/></Relationships>
</file>

<file path=word/_rels/footnotes.xml.rels><?xml version="1.0" encoding="UTF-8" standalone="yes"?><Relationships xmlns="http://schemas.openxmlformats.org/package/2006/relationships"><Relationship Id="rId1" Type="http://schemas.openxmlformats.org/officeDocument/2006/relationships/hyperlink" Target="https://www.quora.com/Is-the-mean-of-the-sampling-distribution-of-means-exactly-equal-to-the-population-mean" TargetMode="External"/><Relationship Id="rId2" Type="http://schemas.openxmlformats.org/officeDocument/2006/relationships/hyperlink" Target="https://www.lotto-italia.it/lotto/come-dove-giocare/il-gioco/premi-del-lott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